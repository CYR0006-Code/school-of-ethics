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hnsjo5euqx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20 Oct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20 October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7"/>
        </w:numPr>
        <w:ind w:left="720" w:hanging="360"/>
      </w:pPr>
      <w:r w:rsidDel="00000000" w:rsidR="00000000" w:rsidRPr="00000000">
        <w:rPr>
          <w:rtl w:val="0"/>
        </w:rPr>
      </w:r>
    </w:p>
    <w:p w:rsidR="00000000" w:rsidDel="00000000" w:rsidP="00000000" w:rsidRDefault="00000000" w:rsidRPr="00000000" w14:paraId="00000005">
      <w:pPr>
        <w:numPr>
          <w:ilvl w:val="0"/>
          <w:numId w:val="7"/>
        </w:numPr>
        <w:ind w:left="720" w:hanging="360"/>
      </w:pPr>
      <w:r w:rsidDel="00000000" w:rsidR="00000000" w:rsidRPr="00000000">
        <w:rPr>
          <w:rtl w:val="0"/>
        </w:rPr>
        <w:t xml:space="preserve">Review draft - Add </w:t>
      </w:r>
      <w:commentRangeStart w:id="0"/>
      <w:r w:rsidDel="00000000" w:rsidR="00000000" w:rsidRPr="00000000">
        <w:rPr>
          <w:rtl w:val="0"/>
        </w:rPr>
        <w:t xml:space="preserve">to draft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numPr>
          <w:ilvl w:val="0"/>
          <w:numId w:val="7"/>
        </w:numPr>
        <w:ind w:left="720" w:hanging="360"/>
      </w:pPr>
      <w:r w:rsidDel="00000000" w:rsidR="00000000" w:rsidRPr="00000000">
        <w:rPr>
          <w:rtl w:val="0"/>
        </w:rPr>
        <w:t xml:space="preserve">Prepare ethics applications - AR will work from 6pm</w:t>
      </w:r>
    </w:p>
    <w:p w:rsidR="00000000" w:rsidDel="00000000" w:rsidP="00000000" w:rsidRDefault="00000000" w:rsidRPr="00000000" w14:paraId="00000007">
      <w:pPr>
        <w:numPr>
          <w:ilvl w:val="0"/>
          <w:numId w:val="7"/>
        </w:numPr>
        <w:ind w:left="720" w:hanging="360"/>
      </w:pPr>
      <w:r w:rsidDel="00000000" w:rsidR="00000000" w:rsidRPr="00000000">
        <w:rPr>
          <w:rtl w:val="0"/>
        </w:rPr>
        <w:t xml:space="preserve">Add a survey - </w:t>
      </w:r>
      <w:commentRangeStart w:id="1"/>
      <w:r w:rsidDel="00000000" w:rsidR="00000000" w:rsidRPr="00000000">
        <w:rPr>
          <w:rtl w:val="0"/>
        </w:rPr>
        <w:t xml:space="preserve">Google form within the Ethics folder - todo</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8">
      <w:pPr>
        <w:numPr>
          <w:ilvl w:val="0"/>
          <w:numId w:val="7"/>
        </w:numPr>
        <w:ind w:left="720" w:hanging="360"/>
      </w:pPr>
      <w:r w:rsidDel="00000000" w:rsidR="00000000" w:rsidRPr="00000000">
        <w:rPr>
          <w:rtl w:val="0"/>
        </w:rPr>
        <w:t xml:space="preserve">Review</w:t>
      </w:r>
      <w:commentRangeStart w:id="2"/>
      <w:r w:rsidDel="00000000" w:rsidR="00000000" w:rsidRPr="00000000">
        <w:rPr>
          <w:rtl w:val="0"/>
        </w:rPr>
        <w:t xml:space="preserve"> criteria for evaluation</w:t>
      </w:r>
      <w:commentRangeEnd w:id="2"/>
      <w:r w:rsidDel="00000000" w:rsidR="00000000" w:rsidRPr="00000000">
        <w:commentReference w:id="2"/>
      </w:r>
      <w:r w:rsidDel="00000000" w:rsidR="00000000" w:rsidRPr="00000000">
        <w:rPr>
          <w:rtl w:val="0"/>
        </w:rPr>
        <w:t xml:space="preserve">. - todo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W w:w="9025.511811023622" w:type="dxa"/>
        <w:jc w:val="left"/>
        <w:tblLayout w:type="fixed"/>
        <w:tblLook w:val="0600"/>
      </w:tblPr>
      <w:tblGrid>
        <w:gridCol w:w="9025.511811023622"/>
        <w:tblGridChange w:id="0">
          <w:tblGrid>
            <w:gridCol w:w="9025.511811023622"/>
          </w:tblGrid>
        </w:tblGridChange>
      </w:tblGrid>
      <w:tr>
        <w:trPr>
          <w:cantSplit w:val="0"/>
          <w:trHeight w:val="1580" w:hRule="atLeast"/>
          <w:tblHeader w:val="0"/>
        </w:trPr>
        <w:tc>
          <w:tcPr/>
          <w:p w:rsidR="00000000" w:rsidDel="00000000" w:rsidP="00000000" w:rsidRDefault="00000000" w:rsidRPr="00000000" w14:paraId="0000000C">
            <w:pPr>
              <w:spacing w:after="460" w:line="335.99999999999994" w:lineRule="auto"/>
              <w:rPr>
                <w:b w:val="1"/>
                <w:bCs w:val="1"/>
                <w:sz w:val="26"/>
                <w:szCs w:val="26"/>
              </w:rPr>
            </w:pPr>
            <w:r w:rsidDel="00000000" w:rsidR="00000000" w:rsidRPr="00000000">
              <w:rPr>
                <w:b w:val="1"/>
                <w:bCs w:val="1"/>
                <w:sz w:val="26"/>
                <w:szCs w:val="26"/>
                <w:rtl w:val="0"/>
              </w:rPr>
              <w:t xml:space="preserve">n simple terms, explain the background and importance of this research</w:t>
            </w:r>
          </w:p>
          <w:p w:rsidR="00000000" w:rsidDel="00000000" w:rsidP="00000000" w:rsidRDefault="00000000" w:rsidRPr="00000000" w14:paraId="0000000D">
            <w:pPr>
              <w:numPr>
                <w:ilvl w:val="0"/>
                <w:numId w:val="41"/>
              </w:numPr>
              <w:spacing w:after="0" w:afterAutospacing="0" w:line="276.9230769230769" w:lineRule="auto"/>
              <w:ind w:left="1100" w:hanging="360"/>
            </w:pPr>
            <w:r w:rsidDel="00000000" w:rsidR="00000000" w:rsidRPr="00000000">
              <w:rPr>
                <w:i w:val="1"/>
                <w:iCs w:val="1"/>
                <w:sz w:val="26"/>
                <w:szCs w:val="26"/>
                <w:rtl w:val="0"/>
              </w:rPr>
              <w:t xml:space="preserve">Do not include citations, explain all abbreviations and avoid using complex technical terms. </w:t>
            </w:r>
          </w:p>
          <w:p w:rsidR="00000000" w:rsidDel="00000000" w:rsidP="00000000" w:rsidRDefault="00000000" w:rsidRPr="00000000" w14:paraId="0000000E">
            <w:pPr>
              <w:numPr>
                <w:ilvl w:val="0"/>
                <w:numId w:val="41"/>
              </w:numPr>
              <w:spacing w:after="460" w:line="276.9230769230769" w:lineRule="auto"/>
              <w:ind w:left="1100" w:hanging="360"/>
            </w:pPr>
            <w:r w:rsidDel="00000000" w:rsidR="00000000" w:rsidRPr="00000000">
              <w:rPr>
                <w:i w:val="1"/>
                <w:iCs w:val="1"/>
                <w:sz w:val="26"/>
                <w:szCs w:val="26"/>
                <w:rtl w:val="0"/>
              </w:rPr>
              <w:t xml:space="preserve">Refer to </w:t>
            </w:r>
            <w:hyperlink r:id="rId7">
              <w:r w:rsidDel="00000000" w:rsidR="00000000" w:rsidRPr="00000000">
                <w:rPr>
                  <w:i w:val="1"/>
                  <w:iCs w:val="1"/>
                  <w:color w:val="2468c4"/>
                  <w:sz w:val="26"/>
                  <w:szCs w:val="26"/>
                  <w:rtl w:val="0"/>
                </w:rPr>
                <w:t xml:space="preserve">Readable's text scoring tool</w:t>
              </w:r>
            </w:hyperlink>
            <w:r w:rsidDel="00000000" w:rsidR="00000000" w:rsidRPr="00000000">
              <w:rPr>
                <w:sz w:val="26"/>
                <w:szCs w:val="26"/>
                <w:rtl w:val="0"/>
              </w:rPr>
              <w:t xml:space="preserve"> </w:t>
            </w:r>
            <w:r w:rsidDel="00000000" w:rsidR="00000000" w:rsidRPr="00000000">
              <w:rPr>
                <w:i w:val="1"/>
                <w:iCs w:val="1"/>
                <w:sz w:val="26"/>
                <w:szCs w:val="26"/>
                <w:rtl w:val="0"/>
              </w:rPr>
              <w:t xml:space="preserve">for tips to improve readability.</w:t>
            </w:r>
          </w:p>
        </w:tc>
      </w:tr>
    </w:tbl>
    <w:p w:rsidR="00000000" w:rsidDel="00000000" w:rsidP="00000000" w:rsidRDefault="00000000" w:rsidRPr="00000000" w14:paraId="0000000F">
      <w:pPr>
        <w:rPr/>
      </w:pPr>
      <w:r w:rsidDel="00000000" w:rsidR="00000000" w:rsidRPr="00000000">
        <w:rPr>
          <w:rtl w:val="0"/>
        </w:rPr>
        <w:t xml:space="preserve">Engineering </w:t>
      </w:r>
      <w:ins w:author="ABM Russel" w:id="0" w:date="2026-10-20T00:19:18Z">
        <w:r w:rsidDel="00000000" w:rsidR="00000000" w:rsidRPr="00000000">
          <w:rPr>
            <w:rtl w:val="0"/>
          </w:rPr>
          <w:t xml:space="preserve">s</w:t>
        </w:r>
      </w:ins>
      <w:del w:author="ABM Russel" w:id="0" w:date="2026-10-20T00:19:18Z">
        <w:r w:rsidDel="00000000" w:rsidR="00000000" w:rsidRPr="00000000">
          <w:rPr>
            <w:rtl w:val="0"/>
          </w:rPr>
          <w:delText xml:space="preserve">S</w:delText>
        </w:r>
      </w:del>
      <w:r w:rsidDel="00000000" w:rsidR="00000000" w:rsidRPr="00000000">
        <w:rPr>
          <w:rtl w:val="0"/>
        </w:rPr>
        <w:t xml:space="preserve">tudents</w:t>
      </w:r>
      <w:ins w:author="ABM Russel" w:id="1" w:date="2026-10-20T00:19:09Z">
        <w:r w:rsidDel="00000000" w:rsidR="00000000" w:rsidRPr="00000000">
          <w:rPr>
            <w:rtl w:val="0"/>
          </w:rPr>
          <w:t xml:space="preserve"> and professionals</w:t>
        </w:r>
      </w:ins>
      <w:r w:rsidDel="00000000" w:rsidR="00000000" w:rsidRPr="00000000">
        <w:rPr>
          <w:rtl w:val="0"/>
        </w:rPr>
        <w:t xml:space="preserve"> are increasingly using AI to support technical and ethical decisions</w:t>
      </w:r>
      <w:ins w:author="ABM Russel" w:id="2" w:date="2026-10-20T00:19:01Z">
        <w:r w:rsidDel="00000000" w:rsidR="00000000" w:rsidRPr="00000000">
          <w:rPr>
            <w:rtl w:val="0"/>
          </w:rPr>
          <w:t xml:space="preserve"> such as …</w:t>
        </w:r>
      </w:ins>
      <w:r w:rsidDel="00000000" w:rsidR="00000000" w:rsidRPr="00000000">
        <w:rPr>
          <w:rtl w:val="0"/>
        </w:rPr>
      </w:r>
    </w:p>
    <w:p w:rsidR="00000000" w:rsidDel="00000000" w:rsidP="00000000" w:rsidRDefault="00000000" w:rsidRPr="00000000" w14:paraId="00000010">
      <w:pPr>
        <w:rPr/>
      </w:pPr>
      <w:ins w:author="ABM Russel" w:id="3" w:date="2026-10-20T00:18:46Z">
        <w:del w:author="ABM Russel" w:id="3" w:date="2026-10-20T00:18:46Z">
          <w:r w:rsidDel="00000000" w:rsidR="00000000" w:rsidRPr="00000000">
            <w:rPr>
              <w:rtl w:val="0"/>
            </w:rPr>
            <w:delText xml:space="preserve">This</w:delText>
          </w:r>
        </w:del>
      </w:ins>
      <w:del w:author="ABM Russel" w:id="3" w:date="2026-10-20T00:18:46Z">
        <w:r w:rsidDel="00000000" w:rsidR="00000000" w:rsidRPr="00000000">
          <w:rPr>
            <w:rtl w:val="0"/>
          </w:rPr>
          <w:delText xml:space="preserve">The introduces an element of risk; </w:delText>
        </w:r>
      </w:del>
      <w:ins w:author="ABM Russel" w:id="3" w:date="2026-10-20T00:18:46Z">
        <w:r w:rsidDel="00000000" w:rsidR="00000000" w:rsidRPr="00000000">
          <w:rPr>
            <w:rtl w:val="0"/>
          </w:rPr>
          <w:t xml:space="preserve">However, </w:t>
        </w:r>
      </w:ins>
      <w:r w:rsidDel="00000000" w:rsidR="00000000" w:rsidRPr="00000000">
        <w:rPr>
          <w:rtl w:val="0"/>
        </w:rPr>
        <w:t xml:space="preserve">AI can hallucinate, show bias or be confidently wrong. </w:t>
      </w:r>
      <w:ins w:author="ABM Russel" w:id="4" w:date="2026-10-20T00:21:37Z">
        <w:r w:rsidDel="00000000" w:rsidR="00000000" w:rsidRPr="00000000">
          <w:rPr>
            <w:rtl w:val="0"/>
          </w:rPr>
          <w:t xml:space="preserve">Though AI increases productivity, </w:t>
        </w:r>
      </w:ins>
      <w:del w:author="ABM Russel" w:id="4" w:date="2026-10-20T00:21:37Z">
        <w:r w:rsidDel="00000000" w:rsidR="00000000" w:rsidRPr="00000000">
          <w:rPr>
            <w:rtl w:val="0"/>
          </w:rPr>
          <w:delText xml:space="preserve">It</w:delText>
        </w:r>
      </w:del>
      <w:r w:rsidDel="00000000" w:rsidR="00000000" w:rsidRPr="00000000">
        <w:rPr>
          <w:rtl w:val="0"/>
        </w:rPr>
        <w:t xml:space="preserve"> can do this in a compelling way making it hard to distinguish good advice from bad under the pressure of time, risk, responsibility or complexity </w:t>
      </w:r>
    </w:p>
    <w:p w:rsidR="00000000" w:rsidDel="00000000" w:rsidP="00000000" w:rsidRDefault="00000000" w:rsidRPr="00000000" w14:paraId="00000011">
      <w:pPr>
        <w:rPr/>
      </w:pPr>
      <w:r w:rsidDel="00000000" w:rsidR="00000000" w:rsidRPr="00000000">
        <w:rPr>
          <w:rtl w:val="0"/>
        </w:rPr>
        <w:t xml:space="preserve">If engineers (especially experienced) rely on that advise WITHOUT scrutinising independent ethical reasoning is undermine instead of reinforced. </w:t>
      </w:r>
    </w:p>
    <w:p w:rsidR="00000000" w:rsidDel="00000000" w:rsidP="00000000" w:rsidRDefault="00000000" w:rsidRPr="00000000" w14:paraId="00000012">
      <w:pPr>
        <w:rPr/>
      </w:pPr>
      <w:r w:rsidDel="00000000" w:rsidR="00000000" w:rsidRPr="00000000">
        <w:rPr>
          <w:rtl w:val="0"/>
        </w:rPr>
        <w:t xml:space="preserve">Engineer often have SEVERAL AI systems advising them, which add further complexity (conflicting advice, more information, several points of info, or the tendency to go with “majority”)</w:t>
      </w:r>
    </w:p>
    <w:p w:rsidR="00000000" w:rsidDel="00000000" w:rsidP="00000000" w:rsidRDefault="00000000" w:rsidRPr="00000000" w14:paraId="00000013">
      <w:pPr>
        <w:rPr/>
      </w:pPr>
      <w:commentRangeStart w:id="3"/>
      <w:r w:rsidDel="00000000" w:rsidR="00000000" w:rsidRPr="00000000">
        <w:rPr>
          <w:rtl w:val="0"/>
        </w:rPr>
        <w:t xml:space="preserve">How should ethic education track these multifaceted and overlapping problems?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tbl>
      <w:tblPr>
        <w:tblStyle w:val="Table2"/>
        <w:tblW w:w="9025.511811023624" w:type="dxa"/>
        <w:jc w:val="left"/>
        <w:tblLayout w:type="fixed"/>
        <w:tblLook w:val="0600"/>
      </w:tblPr>
      <w:tblGrid>
        <w:gridCol w:w="202.93171606908064"/>
        <w:gridCol w:w="8822.580094954541"/>
        <w:tblGridChange w:id="0">
          <w:tblGrid>
            <w:gridCol w:w="202.93171606908064"/>
            <w:gridCol w:w="8822.580094954541"/>
          </w:tblGrid>
        </w:tblGridChange>
      </w:tblGrid>
      <w:tr>
        <w:trPr>
          <w:cantSplit w:val="0"/>
          <w:trHeight w:val="680" w:hRule="atLeast"/>
          <w:tblHeader w:val="0"/>
        </w:trPr>
        <w:tc>
          <w:tcPr/>
          <w:p w:rsidR="00000000" w:rsidDel="00000000" w:rsidP="00000000" w:rsidRDefault="00000000" w:rsidRPr="00000000" w14:paraId="00000016">
            <w:pPr>
              <w:rPr/>
            </w:pPr>
            <w:r w:rsidDel="00000000" w:rsidR="00000000" w:rsidRPr="00000000">
              <w:rPr>
                <w:rtl w:val="0"/>
              </w:rPr>
            </w:r>
          </w:p>
        </w:tc>
        <w:tc>
          <w:tcPr/>
          <w:p w:rsidR="00000000" w:rsidDel="00000000" w:rsidP="00000000" w:rsidRDefault="00000000" w:rsidRPr="00000000" w14:paraId="00000017">
            <w:pPr>
              <w:rPr/>
            </w:pPr>
            <w:r w:rsidDel="00000000" w:rsidR="00000000" w:rsidRPr="00000000">
              <w:rPr>
                <w:b w:val="1"/>
                <w:bCs w:val="1"/>
                <w:sz w:val="26"/>
                <w:szCs w:val="26"/>
                <w:rtl w:val="0"/>
              </w:rPr>
              <w:t xml:space="preserve">List the aims or hypotheses of the research project</w:t>
            </w:r>
            <w:r w:rsidDel="00000000" w:rsidR="00000000" w:rsidRPr="00000000">
              <w:rPr>
                <w:rtl w:val="0"/>
              </w:rPr>
            </w:r>
          </w:p>
        </w:tc>
      </w:tr>
    </w:tbl>
    <w:p w:rsidR="00000000" w:rsidDel="00000000" w:rsidP="00000000" w:rsidRDefault="00000000" w:rsidRPr="00000000" w14:paraId="00000018">
      <w:pPr>
        <w:rPr>
          <w:ins w:author="ABM Russel" w:id="5" w:date="2026-10-20T01:20:55Z"/>
        </w:rPr>
      </w:pPr>
      <w:r w:rsidDel="00000000" w:rsidR="00000000" w:rsidRPr="00000000">
        <w:rPr>
          <w:rtl w:val="0"/>
        </w:rPr>
        <w:t xml:space="preserve"> The aim of this research is to investigate whether the practice of making AI-agent disagreement visible (dissent visibility) as a governance mechanism reduces students' over-reliance on AI advice and improves ethical decision-making in a multi-agent AI ethics-training platform.</w:t>
      </w:r>
      <w:ins w:author="ABM Russel" w:id="5" w:date="2026-10-20T01:20:55Z">
        <w:commentRangeStart w:id="4"/>
        <w:r w:rsidDel="00000000" w:rsidR="00000000" w:rsidRPr="00000000">
          <w:rPr>
            <w:rtl w:val="0"/>
          </w:rPr>
        </w:r>
      </w:ins>
    </w:p>
    <w:p w:rsidR="00000000" w:rsidDel="00000000" w:rsidP="00000000" w:rsidRDefault="00000000" w:rsidRPr="00000000" w14:paraId="00000019">
      <w:pPr>
        <w:rPr/>
      </w:pPr>
      <w:commentRangeEnd w:id="4"/>
      <w:r w:rsidDel="00000000" w:rsidR="00000000" w:rsidRPr="00000000">
        <w:commentReference w:id="4"/>
      </w:r>
      <w:r w:rsidDel="00000000" w:rsidR="00000000" w:rsidRPr="00000000">
        <w:rPr>
          <w:rtl w:val="0"/>
        </w:rPr>
      </w:r>
    </w:p>
    <w:tbl>
      <w:tblPr>
        <w:tblStyle w:val="Table3"/>
        <w:tblW w:w="9025.511811023624" w:type="dxa"/>
        <w:jc w:val="left"/>
        <w:tblLayout w:type="fixed"/>
        <w:tblLook w:val="0600"/>
      </w:tblPr>
      <w:tblGrid>
        <w:gridCol w:w="202.93171606908064"/>
        <w:gridCol w:w="8822.580094954541"/>
        <w:tblGridChange w:id="0">
          <w:tblGrid>
            <w:gridCol w:w="202.93171606908064"/>
            <w:gridCol w:w="8822.580094954541"/>
          </w:tblGrid>
        </w:tblGridChange>
      </w:tblGrid>
      <w:tr>
        <w:trPr>
          <w:cantSplit w:val="0"/>
          <w:trHeight w:val="680" w:hRule="atLeast"/>
          <w:tblHeader w:val="0"/>
        </w:trPr>
        <w:tc>
          <w:tcPr/>
          <w:p w:rsidR="00000000" w:rsidDel="00000000" w:rsidP="00000000" w:rsidRDefault="00000000" w:rsidRPr="00000000" w14:paraId="0000001A">
            <w:pPr>
              <w:rPr>
                <w:color w:val="333333"/>
                <w:sz w:val="21"/>
                <w:szCs w:val="21"/>
              </w:rPr>
            </w:pPr>
            <w:r w:rsidDel="00000000" w:rsidR="00000000" w:rsidRPr="00000000">
              <w:rPr>
                <w:rtl w:val="0"/>
              </w:rPr>
            </w:r>
          </w:p>
        </w:tc>
        <w:tc>
          <w:tcPr/>
          <w:p w:rsidR="00000000" w:rsidDel="00000000" w:rsidP="00000000" w:rsidRDefault="00000000" w:rsidRPr="00000000" w14:paraId="0000001B">
            <w:pPr>
              <w:rPr>
                <w:color w:val="333333"/>
                <w:sz w:val="21"/>
                <w:szCs w:val="21"/>
              </w:rPr>
            </w:pPr>
            <w:r w:rsidDel="00000000" w:rsidR="00000000" w:rsidRPr="00000000">
              <w:rPr>
                <w:b w:val="1"/>
                <w:bCs w:val="1"/>
                <w:sz w:val="25"/>
                <w:szCs w:val="25"/>
                <w:rtl w:val="0"/>
              </w:rPr>
              <w:t xml:space="preserve">Give a brief overview of the research design</w:t>
            </w:r>
            <w:r w:rsidDel="00000000" w:rsidR="00000000" w:rsidRPr="00000000">
              <w:rPr>
                <w:rtl w:val="0"/>
              </w:rPr>
            </w:r>
          </w:p>
        </w:tc>
      </w:tr>
    </w:tbl>
    <w:p w:rsidR="00000000" w:rsidDel="00000000" w:rsidP="00000000" w:rsidRDefault="00000000" w:rsidRPr="00000000" w14:paraId="0000001C">
      <w:pPr>
        <w:rPr>
          <w:color w:val="333333"/>
          <w:sz w:val="21"/>
          <w:szCs w:val="21"/>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highlight w:val="yellow"/>
        </w:rPr>
      </w:pPr>
      <w:commentRangeStart w:id="5"/>
      <w:r w:rsidDel="00000000" w:rsidR="00000000" w:rsidRPr="00000000">
        <w:rPr>
          <w:highlight w:val="yellow"/>
          <w:rtl w:val="0"/>
        </w:rPr>
        <w:t xml:space="preserve">FYP_B example:</w:t>
      </w:r>
    </w:p>
    <w:p w:rsidR="00000000" w:rsidDel="00000000" w:rsidP="00000000" w:rsidRDefault="00000000" w:rsidRPr="00000000" w14:paraId="00000020">
      <w:pPr>
        <w:rPr>
          <w:highlight w:val="yellow"/>
        </w:rPr>
      </w:pPr>
      <w:r w:rsidDel="00000000" w:rsidR="00000000" w:rsidRPr="00000000">
        <w:rPr>
          <w:highlight w:val="yellow"/>
          <w:rtl w:val="0"/>
        </w:rPr>
        <w:t xml:space="preserve">Women experience different health concerns from men because of their biological, social, and cultural experiences. These can include the demands of caring for others and motherhood. Women are also more likely to experience some long-term physical illnesses and mental health conditions. Many health survey tools often do not use adaptive questionnaires and do not fully consider women’s experiences and needs. By investigating an adaptive self-assessment platform, we can improve the quality of life and wellbeing of women.</w:t>
      </w:r>
    </w:p>
    <w:p w:rsidR="00000000" w:rsidDel="00000000" w:rsidP="00000000" w:rsidRDefault="00000000" w:rsidRPr="00000000" w14:paraId="00000021">
      <w:pPr>
        <w:rPr>
          <w:highlight w:val="yellow"/>
        </w:rPr>
      </w:pPr>
      <w:r w:rsidDel="00000000" w:rsidR="00000000" w:rsidRPr="00000000">
        <w:rPr>
          <w:rtl w:val="0"/>
        </w:rPr>
      </w:r>
    </w:p>
    <w:p w:rsidR="00000000" w:rsidDel="00000000" w:rsidP="00000000" w:rsidRDefault="00000000" w:rsidRPr="00000000" w14:paraId="00000022">
      <w:pPr>
        <w:rPr>
          <w:highlight w:val="yellow"/>
        </w:rPr>
      </w:pPr>
      <w:r w:rsidDel="00000000" w:rsidR="00000000" w:rsidRPr="00000000">
        <w:rPr>
          <w:highlight w:val="yellow"/>
          <w:rtl w:val="0"/>
        </w:rPr>
        <w:t xml:space="preserve">=</w:t>
      </w:r>
    </w:p>
    <w:p w:rsidR="00000000" w:rsidDel="00000000" w:rsidP="00000000" w:rsidRDefault="00000000" w:rsidRPr="00000000" w14:paraId="00000023">
      <w:pPr>
        <w:rPr>
          <w:highlight w:val="yellow"/>
        </w:rPr>
      </w:pPr>
      <w:r w:rsidDel="00000000" w:rsidR="00000000" w:rsidRPr="00000000">
        <w:rPr>
          <w:rtl w:val="0"/>
        </w:rPr>
      </w:r>
    </w:p>
    <w:p w:rsidR="00000000" w:rsidDel="00000000" w:rsidP="00000000" w:rsidRDefault="00000000" w:rsidRPr="00000000" w14:paraId="00000024">
      <w:pPr>
        <w:rPr>
          <w:highlight w:val="yellow"/>
        </w:rPr>
      </w:pPr>
      <w:r w:rsidDel="00000000" w:rsidR="00000000" w:rsidRPr="00000000">
        <w:rPr>
          <w:highlight w:val="yellow"/>
          <w:rtl w:val="0"/>
        </w:rPr>
        <w:t xml:space="preserve">Aim: This research aims to develop a human-centric self-assessments tool that focuses on women’s perspectives and different areas of their health, including personal and private health concerns.</w:t>
      </w:r>
    </w:p>
    <w:p w:rsidR="00000000" w:rsidDel="00000000" w:rsidP="00000000" w:rsidRDefault="00000000" w:rsidRPr="00000000" w14:paraId="00000025">
      <w:pPr>
        <w:rPr>
          <w:highlight w:val="yellow"/>
        </w:rPr>
      </w:pPr>
      <w:r w:rsidDel="00000000" w:rsidR="00000000" w:rsidRPr="00000000">
        <w:rPr>
          <w:highlight w:val="yellow"/>
          <w:rtl w:val="0"/>
        </w:rPr>
        <w:t xml:space="preserve">   </w:t>
      </w:r>
    </w:p>
    <w:p w:rsidR="00000000" w:rsidDel="00000000" w:rsidP="00000000" w:rsidRDefault="00000000" w:rsidRPr="00000000" w14:paraId="00000026">
      <w:pPr>
        <w:rPr>
          <w:highlight w:val="yellow"/>
        </w:rPr>
      </w:pPr>
      <w:r w:rsidDel="00000000" w:rsidR="00000000" w:rsidRPr="00000000">
        <w:rPr>
          <w:highlight w:val="yellow"/>
          <w:rtl w:val="0"/>
        </w:rPr>
        <w:t xml:space="preserve">Hypothesis: We believe that the developed tool will encourage women to pay more attention to their health and feel comfortable assessing their own health needs. The tool will also provide a secure, non-judgemental, respectful and supportive experience for women from diverse social and cultural backgrounds with different health needs.</w:t>
      </w:r>
    </w:p>
    <w:p w:rsidR="00000000" w:rsidDel="00000000" w:rsidP="00000000" w:rsidRDefault="00000000" w:rsidRPr="00000000" w14:paraId="00000027">
      <w:pPr>
        <w:rPr>
          <w:highlight w:val="yellow"/>
        </w:rPr>
      </w:pPr>
      <w:r w:rsidDel="00000000" w:rsidR="00000000" w:rsidRPr="00000000">
        <w:rPr>
          <w:highlight w:val="yellow"/>
        </w:rPr>
        <w:drawing>
          <wp:inline distB="114300" distT="114300" distL="114300" distR="114300">
            <wp:extent cx="5731200" cy="30480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048000"/>
                    </a:xfrm>
                    <a:prstGeom prst="rect"/>
                    <a:ln/>
                  </pic:spPr>
                </pic:pic>
              </a:graphicData>
            </a:graphic>
          </wp:inline>
        </w:drawing>
      </w:r>
      <w:r w:rsidDel="00000000" w:rsidR="00000000" w:rsidRPr="00000000">
        <w:rPr>
          <w:highlight w:val="yellow"/>
          <w:rtl w:val="0"/>
        </w:rPr>
        <w:br w:type="textWrapping"/>
      </w:r>
    </w:p>
    <w:p w:rsidR="00000000" w:rsidDel="00000000" w:rsidP="00000000" w:rsidRDefault="00000000" w:rsidRPr="00000000" w14:paraId="00000028">
      <w:pPr>
        <w:rPr>
          <w:highlight w:val="yellow"/>
        </w:rPr>
      </w:pPr>
      <w:r w:rsidDel="00000000" w:rsidR="00000000" w:rsidRPr="00000000">
        <w:rPr>
          <w:highlight w:val="yellow"/>
          <w:rtl w:val="0"/>
        </w:rPr>
        <w:t xml:space="preserve">==</w:t>
      </w:r>
    </w:p>
    <w:p w:rsidR="00000000" w:rsidDel="00000000" w:rsidP="00000000" w:rsidRDefault="00000000" w:rsidRPr="00000000" w14:paraId="00000029">
      <w:pPr>
        <w:rPr>
          <w:highlight w:val="yellow"/>
        </w:rPr>
      </w:pPr>
      <w:r w:rsidDel="00000000" w:rsidR="00000000" w:rsidRPr="00000000">
        <w:rPr>
          <w:rtl w:val="0"/>
        </w:rPr>
      </w:r>
    </w:p>
    <w:p w:rsidR="00000000" w:rsidDel="00000000" w:rsidP="00000000" w:rsidRDefault="00000000" w:rsidRPr="00000000" w14:paraId="0000002A">
      <w:pPr>
        <w:rPr>
          <w:highlight w:val="yellow"/>
        </w:rPr>
      </w:pPr>
      <w:r w:rsidDel="00000000" w:rsidR="00000000" w:rsidRPr="00000000">
        <w:rPr>
          <w:highlight w:val="yellow"/>
          <w:rtl w:val="0"/>
        </w:rPr>
        <w:t xml:space="preserve">An online prototype tool is being developed with women’s health related questionnaires from literature. An online link to the prototype will be shared with the survey participants. Participants will anonymously interact with the platform and answers will be used to show the next set of relevant questions and a risk factor (score) will be displayed. As part of our mixed-method study, the participants will be asked to complete a short survey on questionnaire adaptiveness and tool usability.</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B">
      <w:pPr>
        <w:rPr>
          <w:highlight w:val="yellow"/>
        </w:rPr>
      </w:pPr>
      <w:r w:rsidDel="00000000" w:rsidR="00000000" w:rsidRPr="00000000">
        <w:rPr>
          <w:rtl w:val="0"/>
        </w:rPr>
      </w:r>
    </w:p>
    <w:p w:rsidR="00000000" w:rsidDel="00000000" w:rsidP="00000000" w:rsidRDefault="00000000" w:rsidRPr="00000000" w14:paraId="0000002C">
      <w:pPr>
        <w:rPr>
          <w:highlight w:val="yellow"/>
        </w:rPr>
      </w:pPr>
      <w:r w:rsidDel="00000000" w:rsidR="00000000" w:rsidRPr="00000000">
        <w:rPr>
          <w:rtl w:val="0"/>
        </w:rPr>
      </w:r>
    </w:p>
    <w:p w:rsidR="00000000" w:rsidDel="00000000" w:rsidP="00000000" w:rsidRDefault="00000000" w:rsidRPr="00000000" w14:paraId="0000002D">
      <w:pPr>
        <w:rPr>
          <w:highlight w:val="yellow"/>
        </w:rPr>
      </w:pPr>
      <w:r w:rsidDel="00000000" w:rsidR="00000000" w:rsidRPr="00000000">
        <w:rPr>
          <w:rtl w:val="0"/>
        </w:rPr>
      </w:r>
    </w:p>
    <w:p w:rsidR="00000000" w:rsidDel="00000000" w:rsidP="00000000" w:rsidRDefault="00000000" w:rsidRPr="00000000" w14:paraId="0000002E">
      <w:pPr>
        <w:rPr>
          <w:highlight w:val="yellow"/>
        </w:rPr>
      </w:pPr>
      <w:r w:rsidDel="00000000" w:rsidR="00000000" w:rsidRPr="00000000">
        <w:rPr>
          <w:rtl w:val="0"/>
        </w:rPr>
      </w:r>
    </w:p>
    <w:p w:rsidR="00000000" w:rsidDel="00000000" w:rsidP="00000000" w:rsidRDefault="00000000" w:rsidRPr="00000000" w14:paraId="0000002F">
      <w:pPr>
        <w:rPr>
          <w:highlight w:val="yellow"/>
        </w:rPr>
      </w:pPr>
      <w:r w:rsidDel="00000000" w:rsidR="00000000" w:rsidRPr="00000000">
        <w:rPr>
          <w:rtl w:val="0"/>
        </w:rPr>
      </w:r>
    </w:p>
    <w:p w:rsidR="00000000" w:rsidDel="00000000" w:rsidP="00000000" w:rsidRDefault="00000000" w:rsidRPr="00000000" w14:paraId="00000030">
      <w:pPr>
        <w:rPr/>
      </w:pPr>
      <w:commentRangeStart w:id="6"/>
      <w:commentRangeStart w:id="7"/>
      <w:commentRangeStart w:id="8"/>
      <w:r w:rsidDel="00000000" w:rsidR="00000000" w:rsidRPr="00000000">
        <w:rPr>
          <w:rtl w:val="0"/>
        </w:rPr>
        <w:t xml:space="preserve">Final ERM version:</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Students and professionals are increasingly using AI to guide technical and ethical decisions. However, AI can hallucinate, show bias or be confidently wrong. While AI increases productivity, powerful generative and agentic AI tools provide compelling assistance that makes it hard to distinguish reliable advice from poor counsel when students and professionals face time pressure, risk, or complexity. Furthermore, conflicting advice from multiple AI agents adds further complexity and encourages conformity with the majority without scrutinising independent ethical reasoning. By investigating a multi-agent AI governance and ethics training platform, we can reduce over-reliance on AI advice and improve the quality of ethical decision making for both students and professionals.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Aim: This research aims to develop a multi-agent AI governance and ethics training tool that focuses on disagreement visible as a governance mechanism.</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Hypothesis: We believe that the developed tool will help students and professionals reduce over-reliance on AI guidance and improve the quality of ethical decision making. The tool will also provide a secure, non-judgemental environment for on-going ethics training.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sectPr>
          <w:type w:val="nextPage"/>
          <w:pgSz w:h="16834" w:w="11909" w:orient="portrait"/>
          <w:pgMar w:bottom="1440" w:top="1440" w:left="1440" w:right="1440" w:header="720" w:footer="720"/>
          <w:pgNumType w:start="1"/>
        </w:sectPr>
      </w:pPr>
      <w:r w:rsidDel="00000000" w:rsidR="00000000" w:rsidRPr="00000000">
        <w:rPr>
          <w:rtl w:val="0"/>
        </w:rPr>
        <w:t xml:space="preserve">An online prototype tool is being developed with LLM-enhanced complex ethical scenarios from literature. An online link to the prototype will be shared with the survey participants. Participants will anonymously interact with the platform, read complex ethical scenarios to make independent decisions with or without disagreement visible from AI agents and a decision quality score will be displayed. As part of our mixed-method study, the participants will be asked to complete a short survey on the over-reliance on AI guidance and quality of ethical decision making.</w:t>
      </w:r>
    </w:p>
    <w:p w:rsidR="00000000" w:rsidDel="00000000" w:rsidP="00000000" w:rsidRDefault="00000000" w:rsidRPr="00000000" w14:paraId="000000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5yh2xcz6uzw"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13 Oct</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13 Octodo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34"/>
        </w:numPr>
        <w:ind w:left="720" w:hanging="360"/>
      </w:pPr>
      <w:r w:rsidDel="00000000" w:rsidR="00000000" w:rsidRPr="00000000">
        <w:rPr>
          <w:rtl w:val="0"/>
        </w:rPr>
        <w:t xml:space="preserve">Review draft - Add to draft</w:t>
      </w:r>
    </w:p>
    <w:p w:rsidR="00000000" w:rsidDel="00000000" w:rsidP="00000000" w:rsidRDefault="00000000" w:rsidRPr="00000000" w14:paraId="0000003D">
      <w:pPr>
        <w:numPr>
          <w:ilvl w:val="0"/>
          <w:numId w:val="34"/>
        </w:numPr>
        <w:ind w:left="720" w:hanging="360"/>
      </w:pPr>
      <w:r w:rsidDel="00000000" w:rsidR="00000000" w:rsidRPr="00000000">
        <w:rPr>
          <w:rtl w:val="0"/>
        </w:rPr>
        <w:t xml:space="preserve">Prepare ethics applications - AR will work from 6pm</w:t>
      </w:r>
    </w:p>
    <w:p w:rsidR="00000000" w:rsidDel="00000000" w:rsidP="00000000" w:rsidRDefault="00000000" w:rsidRPr="00000000" w14:paraId="0000003E">
      <w:pPr>
        <w:numPr>
          <w:ilvl w:val="0"/>
          <w:numId w:val="34"/>
        </w:numPr>
        <w:ind w:left="720" w:hanging="360"/>
      </w:pPr>
      <w:r w:rsidDel="00000000" w:rsidR="00000000" w:rsidRPr="00000000">
        <w:rPr>
          <w:rtl w:val="0"/>
        </w:rPr>
        <w:t xml:space="preserve">Add a survey - Google form within the Ethics folder - todo</w:t>
      </w:r>
    </w:p>
    <w:p w:rsidR="00000000" w:rsidDel="00000000" w:rsidP="00000000" w:rsidRDefault="00000000" w:rsidRPr="00000000" w14:paraId="0000003F">
      <w:pPr>
        <w:numPr>
          <w:ilvl w:val="0"/>
          <w:numId w:val="34"/>
        </w:numPr>
        <w:ind w:left="720" w:hanging="360"/>
      </w:pPr>
      <w:r w:rsidDel="00000000" w:rsidR="00000000" w:rsidRPr="00000000">
        <w:rPr>
          <w:rtl w:val="0"/>
        </w:rPr>
        <w:t xml:space="preserve">Review criteria for evaluation. - todo</w:t>
      </w:r>
    </w:p>
    <w:p w:rsidR="00000000" w:rsidDel="00000000" w:rsidP="00000000" w:rsidRDefault="00000000" w:rsidRPr="00000000" w14:paraId="00000040">
      <w:pPr>
        <w:ind w:left="720" w:firstLine="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lc5d9lo1gu1"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 Oct 2026 | FIT4701/2 Meeting - Agentic AI Platf…</w:t>
      </w:r>
      <w:r w:rsidDel="00000000" w:rsidR="00000000" w:rsidRPr="00000000">
        <w:rPr>
          <w:rtl w:val="0"/>
        </w:rPr>
      </w:r>
    </w:p>
    <w:p w:rsidR="00000000" w:rsidDel="00000000" w:rsidP="00000000" w:rsidRDefault="00000000" w:rsidRPr="00000000" w14:paraId="00000042">
      <w:pPr>
        <w:rPr>
          <w:sz w:val="32"/>
          <w:szCs w:val="32"/>
        </w:rPr>
      </w:pPr>
      <w:r w:rsidDel="00000000" w:rsidR="00000000" w:rsidRPr="00000000">
        <w:rPr>
          <w:rtl w:val="0"/>
        </w:rPr>
      </w:r>
    </w:p>
    <w:p w:rsidR="00000000" w:rsidDel="00000000" w:rsidP="00000000" w:rsidRDefault="00000000" w:rsidRPr="00000000" w14:paraId="00000043">
      <w:pPr>
        <w:rPr>
          <w:sz w:val="32"/>
          <w:szCs w:val="32"/>
        </w:rPr>
      </w:pPr>
      <w:r w:rsidDel="00000000" w:rsidR="00000000" w:rsidRPr="00000000">
        <w:rPr>
          <w:rtl w:val="0"/>
        </w:rPr>
      </w:r>
    </w:p>
    <w:p w:rsidR="00000000" w:rsidDel="00000000" w:rsidP="00000000" w:rsidRDefault="00000000" w:rsidRPr="00000000" w14:paraId="00000044">
      <w:pPr>
        <w:rPr>
          <w:sz w:val="32"/>
          <w:szCs w:val="32"/>
        </w:rPr>
      </w:pPr>
      <w:r w:rsidDel="00000000" w:rsidR="00000000" w:rsidRPr="00000000">
        <w:rPr>
          <w:sz w:val="32"/>
          <w:szCs w:val="32"/>
          <w:rtl w:val="0"/>
        </w:rPr>
        <w:t xml:space="preserve">6 Oct 2026</w:t>
      </w:r>
      <w:r w:rsidDel="00000000" w:rsidR="00000000" w:rsidRPr="00000000">
        <w:rPr>
          <w:sz w:val="32"/>
          <w:szCs w:val="32"/>
          <w:rtl w:val="0"/>
        </w:rPr>
        <w:t xml:space="preserve"> | </w:t>
      </w:r>
      <w:hyperlink r:id="rId9">
        <w:r w:rsidDel="00000000" w:rsidR="00000000" w:rsidRPr="00000000">
          <w:rPr>
            <w:color w:val="0000ee"/>
            <w:sz w:val="32"/>
            <w:szCs w:val="32"/>
            <w:u w:val="single"/>
            <w:rtl w:val="0"/>
          </w:rPr>
          <w:t xml:space="preserve">FIT4701/2 Meeting - Agentic AI Platform</w:t>
        </w:r>
      </w:hyperlink>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Attendees: </w:t>
      </w:r>
      <w:hyperlink r:id="rId10">
        <w:r w:rsidDel="00000000" w:rsidR="00000000" w:rsidRPr="00000000">
          <w:rPr>
            <w:color w:val="0000ee"/>
            <w:u w:val="single"/>
            <w:rtl w:val="0"/>
          </w:rPr>
          <w:t xml:space="preserve">ABM Russel</w:t>
        </w:r>
      </w:hyperlink>
      <w:r w:rsidDel="00000000" w:rsidR="00000000" w:rsidRPr="00000000">
        <w:rPr>
          <w:rtl w:val="0"/>
        </w:rPr>
        <w:t xml:space="preserve"> </w:t>
      </w:r>
      <w:hyperlink r:id="rId11">
        <w:r w:rsidDel="00000000" w:rsidR="00000000" w:rsidRPr="00000000">
          <w:rPr>
            <w:color w:val="0000ee"/>
            <w:u w:val="single"/>
            <w:rtl w:val="0"/>
          </w:rPr>
          <w:t xml:space="preserve">Aryan Cyrus</w:t>
        </w:r>
      </w:hyperlink>
      <w:r w:rsidDel="00000000" w:rsidR="00000000" w:rsidRPr="00000000">
        <w:rPr>
          <w:rtl w:val="0"/>
        </w:rPr>
        <w:t xml:space="preserve"> </w:t>
      </w:r>
      <w:hyperlink r:id="rId12">
        <w:r w:rsidDel="00000000" w:rsidR="00000000" w:rsidRPr="00000000">
          <w:rPr>
            <w:color w:val="0000ee"/>
            <w:u w:val="single"/>
            <w:rtl w:val="0"/>
          </w:rPr>
          <w:t xml:space="preserve">Ubaid Irfan</w:t>
        </w:r>
      </w:hyperlink>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f1sulgyu8w3r" w:id="3"/>
      <w:bookmarkEnd w:id="3"/>
      <w:r w:rsidDel="00000000" w:rsidR="00000000" w:rsidRPr="00000000">
        <w:rPr>
          <w:rtl w:val="0"/>
        </w:rPr>
        <w:t xml:space="preserve">CLEANED/updated google form questions ( paper draft):</w:t>
      </w:r>
    </w:p>
    <w:p w:rsidR="00000000" w:rsidDel="00000000" w:rsidP="00000000" w:rsidRDefault="00000000" w:rsidRPr="00000000" w14:paraId="00000048">
      <w:pPr>
        <w:rPr>
          <w:b w:val="1"/>
          <w:bCs w:val="1"/>
        </w:rPr>
      </w:pPr>
      <w:r w:rsidDel="00000000" w:rsidR="00000000" w:rsidRPr="00000000">
        <w:rPr>
          <w:b w:val="1"/>
          <w:bCs w:val="1"/>
          <w:rtl w:val="0"/>
        </w:rPr>
        <w:t xml:space="preserve">Demographic question/?</w:t>
      </w:r>
    </w:p>
    <w:p w:rsidR="00000000" w:rsidDel="00000000" w:rsidP="00000000" w:rsidRDefault="00000000" w:rsidRPr="00000000" w14:paraId="00000049">
      <w:pPr>
        <w:rPr/>
      </w:pPr>
      <w:r w:rsidDel="00000000" w:rsidR="00000000" w:rsidRPr="00000000">
        <w:rPr>
          <w:rtl w:val="0"/>
        </w:rPr>
        <w:t xml:space="preserve">- Age range (e.g., 18–24)</w:t>
      </w:r>
    </w:p>
    <w:p w:rsidR="00000000" w:rsidDel="00000000" w:rsidP="00000000" w:rsidRDefault="00000000" w:rsidRPr="00000000" w14:paraId="0000004A">
      <w:pPr>
        <w:rPr/>
      </w:pPr>
      <w:r w:rsidDel="00000000" w:rsidR="00000000" w:rsidRPr="00000000">
        <w:rPr>
          <w:rtl w:val="0"/>
        </w:rPr>
        <w:t xml:space="preserve">- Current status: engineering student / early-career engineer (&lt;5 yrs) / experienced engineer/ other</w:t>
      </w:r>
    </w:p>
    <w:p w:rsidR="00000000" w:rsidDel="00000000" w:rsidP="00000000" w:rsidRDefault="00000000" w:rsidRPr="00000000" w14:paraId="0000004B">
      <w:pPr>
        <w:rPr/>
      </w:pPr>
      <w:r w:rsidDel="00000000" w:rsidR="00000000" w:rsidRPr="00000000">
        <w:rPr>
          <w:rtl w:val="0"/>
        </w:rPr>
        <w:t xml:space="preserve">- Engineering discipline?</w:t>
      </w:r>
    </w:p>
    <w:p w:rsidR="00000000" w:rsidDel="00000000" w:rsidP="00000000" w:rsidRDefault="00000000" w:rsidRPr="00000000" w14:paraId="0000004C">
      <w:pPr>
        <w:rPr/>
      </w:pPr>
      <w:r w:rsidDel="00000000" w:rsidR="00000000" w:rsidRPr="00000000">
        <w:rPr>
          <w:rtl w:val="0"/>
        </w:rPr>
        <w:t xml:space="preserve">- Ethnicity? </w:t>
      </w:r>
    </w:p>
    <w:p w:rsidR="00000000" w:rsidDel="00000000" w:rsidP="00000000" w:rsidRDefault="00000000" w:rsidRPr="00000000" w14:paraId="0000004D">
      <w:pPr>
        <w:rPr/>
      </w:pPr>
      <w:r w:rsidDel="00000000" w:rsidR="00000000" w:rsidRPr="00000000">
        <w:rPr>
          <w:rtl w:val="0"/>
        </w:rPr>
        <w:t xml:space="preserve">- How often do you use AI tools (ChatGPT, Copilot, etc.) in your </w:t>
      </w:r>
      <w:commentRangeStart w:id="9"/>
      <w:r w:rsidDel="00000000" w:rsidR="00000000" w:rsidRPr="00000000">
        <w:rPr>
          <w:rtl w:val="0"/>
        </w:rPr>
        <w:t xml:space="preserve">work or study</w:t>
      </w:r>
      <w:commentRangeEnd w:id="9"/>
      <w:r w:rsidDel="00000000" w:rsidR="00000000" w:rsidRPr="00000000">
        <w:commentReference w:id="9"/>
      </w:r>
      <w:r w:rsidDel="00000000" w:rsidR="00000000" w:rsidRPr="00000000">
        <w:rPr>
          <w:rtl w:val="0"/>
        </w:rPr>
        <w:t xml:space="preserve">? (Never / Rarely / Monthly / Weekly / Daily)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REFLECTION </w:t>
      </w:r>
      <w:commentRangeStart w:id="10"/>
      <w:r w:rsidDel="00000000" w:rsidR="00000000" w:rsidRPr="00000000">
        <w:rPr>
          <w:b w:val="1"/>
          <w:bCs w:val="1"/>
          <w:rtl w:val="0"/>
        </w:rPr>
        <w:t xml:space="preserve">QUESTIONS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50">
      <w:pPr>
        <w:numPr>
          <w:ilvl w:val="0"/>
          <w:numId w:val="11"/>
        </w:numPr>
        <w:ind w:left="720" w:hanging="360"/>
      </w:pPr>
      <w:r w:rsidDel="00000000" w:rsidR="00000000" w:rsidRPr="00000000">
        <w:rPr>
          <w:rtl w:val="0"/>
        </w:rPr>
        <w:t xml:space="preserve">What could make the AI agent more trustworthy?</w:t>
      </w:r>
    </w:p>
    <w:p w:rsidR="00000000" w:rsidDel="00000000" w:rsidP="00000000" w:rsidRDefault="00000000" w:rsidRPr="00000000" w14:paraId="00000051">
      <w:pPr>
        <w:numPr>
          <w:ilvl w:val="0"/>
          <w:numId w:val="11"/>
        </w:numPr>
        <w:ind w:left="720" w:hanging="360"/>
      </w:pPr>
      <w:r w:rsidDel="00000000" w:rsidR="00000000" w:rsidRPr="00000000">
        <w:rPr>
          <w:rtl w:val="0"/>
        </w:rPr>
        <w:t xml:space="preserve">Was </w:t>
      </w:r>
      <w:r w:rsidDel="00000000" w:rsidR="00000000" w:rsidRPr="00000000">
        <w:rPr>
          <w:rtl w:val="0"/>
        </w:rPr>
        <w:t xml:space="preserve">visible dissent helpful in how you make decisions? Why / why not?</w:t>
      </w:r>
    </w:p>
    <w:p w:rsidR="00000000" w:rsidDel="00000000" w:rsidP="00000000" w:rsidRDefault="00000000" w:rsidRPr="00000000" w14:paraId="00000052">
      <w:pPr>
        <w:numPr>
          <w:ilvl w:val="0"/>
          <w:numId w:val="11"/>
        </w:numPr>
        <w:ind w:left="720" w:hanging="360"/>
      </w:pPr>
      <w:r w:rsidDel="00000000" w:rsidR="00000000" w:rsidRPr="00000000">
        <w:rPr>
          <w:rtl w:val="0"/>
        </w:rPr>
        <w:t xml:space="preserve">What would help you to make an effective decision? </w:t>
      </w:r>
    </w:p>
    <w:p w:rsidR="00000000" w:rsidDel="00000000" w:rsidP="00000000" w:rsidRDefault="00000000" w:rsidRPr="00000000" w14:paraId="00000053">
      <w:pPr>
        <w:numPr>
          <w:ilvl w:val="0"/>
          <w:numId w:val="11"/>
        </w:numPr>
        <w:ind w:left="720" w:hanging="360"/>
      </w:pPr>
      <w:r w:rsidDel="00000000" w:rsidR="00000000" w:rsidRPr="00000000">
        <w:rPr>
          <w:rtl w:val="0"/>
        </w:rPr>
        <w:t xml:space="preserve">Did anything about the AI advice make you more or less willing to rely on it? (open text)</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QUALITY REFLECTION: We could use the feedback</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How relevant did the 2 x scenarios feel compared to actual or perceived situations you've encountered or expect to encounter? (Likert 1–5) - Ambiguity/transparency, biased, cultural complexity…</w:t>
      </w:r>
    </w:p>
    <w:p w:rsidR="00000000" w:rsidDel="00000000" w:rsidP="00000000" w:rsidRDefault="00000000" w:rsidRPr="00000000" w14:paraId="00000057">
      <w:pPr>
        <w:rPr/>
      </w:pPr>
      <w:r w:rsidDel="00000000" w:rsidR="00000000" w:rsidRPr="00000000">
        <w:rPr>
          <w:rtl w:val="0"/>
        </w:rPr>
        <w:t xml:space="preserve">- WasWere the </w:t>
      </w:r>
      <w:commentRangeStart w:id="11"/>
      <w:r w:rsidDel="00000000" w:rsidR="00000000" w:rsidRPr="00000000">
        <w:rPr>
          <w:rtl w:val="0"/>
        </w:rPr>
        <w:t xml:space="preserve">scenarios and the AI</w:t>
      </w:r>
      <w:commentRangeEnd w:id="11"/>
      <w:r w:rsidDel="00000000" w:rsidR="00000000" w:rsidRPr="00000000">
        <w:commentReference w:id="11"/>
      </w:r>
      <w:r w:rsidDel="00000000" w:rsidR="00000000" w:rsidRPr="00000000">
        <w:rPr>
          <w:rtl w:val="0"/>
        </w:rPr>
        <w:t xml:space="preserve"> advice (with dissent visible) easy to understand? (Likert 1–5) Clarity of AI advice, Completeness, Comprehensiveness,… </w:t>
      </w:r>
    </w:p>
    <w:p w:rsidR="00000000" w:rsidDel="00000000" w:rsidP="00000000" w:rsidRDefault="00000000" w:rsidRPr="00000000" w14:paraId="00000058">
      <w:pPr>
        <w:rPr/>
      </w:pPr>
      <w:r w:rsidDel="00000000" w:rsidR="00000000" w:rsidRPr="00000000">
        <w:rPr>
          <w:rtl w:val="0"/>
        </w:rPr>
        <w:t xml:space="preserve">- Any suggestions for improving the scenarios, advice, or flow? (open text, optional)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MISC QUESTIONS:</w:t>
      </w:r>
    </w:p>
    <w:p w:rsidR="00000000" w:rsidDel="00000000" w:rsidP="00000000" w:rsidRDefault="00000000" w:rsidRPr="00000000" w14:paraId="0000005B">
      <w:pPr>
        <w:numPr>
          <w:ilvl w:val="0"/>
          <w:numId w:val="15"/>
        </w:numPr>
        <w:ind w:left="720" w:hanging="360"/>
        <w:rPr>
          <w:b w:val="1"/>
          <w:bCs w:val="1"/>
        </w:rPr>
      </w:pPr>
      <w:r w:rsidDel="00000000" w:rsidR="00000000" w:rsidRPr="00000000">
        <w:rPr>
          <w:b w:val="1"/>
          <w:bCs w:val="1"/>
          <w:rtl w:val="0"/>
        </w:rPr>
        <w:t xml:space="preserve">Workflow (dissent visible)</w:t>
      </w:r>
    </w:p>
    <w:p w:rsidR="00000000" w:rsidDel="00000000" w:rsidP="00000000" w:rsidRDefault="00000000" w:rsidRPr="00000000" w14:paraId="0000005C">
      <w:pPr>
        <w:numPr>
          <w:ilvl w:val="0"/>
          <w:numId w:val="15"/>
        </w:numPr>
        <w:ind w:left="720" w:hanging="360"/>
        <w:rPr>
          <w:b w:val="1"/>
          <w:bCs w:val="1"/>
        </w:rPr>
      </w:pPr>
      <w:r w:rsidDel="00000000" w:rsidR="00000000" w:rsidRPr="00000000">
        <w:rPr>
          <w:b w:val="1"/>
          <w:bCs w:val="1"/>
          <w:rtl w:val="0"/>
        </w:rPr>
        <w:t xml:space="preserve">Did summary at the end help? - </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pPr>
      <w:bookmarkStart w:colFirst="0" w:colLast="0" w:name="_h5ov92c416tv" w:id="4"/>
      <w:bookmarkEnd w:id="4"/>
      <w:r w:rsidDel="00000000" w:rsidR="00000000" w:rsidRPr="00000000">
        <w:rPr>
          <w:rtl w:val="0"/>
        </w:rPr>
        <w:t xml:space="preserve">GOOGLE FORM ASK RUSSEL AND UBAID:</w:t>
      </w:r>
    </w:p>
    <w:p w:rsidR="00000000" w:rsidDel="00000000" w:rsidP="00000000" w:rsidRDefault="00000000" w:rsidRPr="00000000" w14:paraId="0000005F">
      <w:pPr>
        <w:rPr>
          <w:b w:val="1"/>
          <w:bCs w:val="1"/>
        </w:rPr>
      </w:pPr>
      <w:r w:rsidDel="00000000" w:rsidR="00000000" w:rsidRPr="00000000">
        <w:rPr>
          <w:b w:val="1"/>
          <w:bCs w:val="1"/>
          <w:rtl w:val="0"/>
        </w:rPr>
        <w:t xml:space="preserve">Demographic question/?</w:t>
      </w:r>
    </w:p>
    <w:p w:rsidR="00000000" w:rsidDel="00000000" w:rsidP="00000000" w:rsidRDefault="00000000" w:rsidRPr="00000000" w14:paraId="00000060">
      <w:pPr>
        <w:rPr/>
      </w:pPr>
      <w:r w:rsidDel="00000000" w:rsidR="00000000" w:rsidRPr="00000000">
        <w:rPr>
          <w:rtl w:val="0"/>
        </w:rPr>
        <w:t xml:space="preserve">- Age range (e.g., 18–24)</w:t>
      </w:r>
    </w:p>
    <w:p w:rsidR="00000000" w:rsidDel="00000000" w:rsidP="00000000" w:rsidRDefault="00000000" w:rsidRPr="00000000" w14:paraId="00000061">
      <w:pPr>
        <w:rPr/>
      </w:pPr>
      <w:r w:rsidDel="00000000" w:rsidR="00000000" w:rsidRPr="00000000">
        <w:rPr>
          <w:rtl w:val="0"/>
        </w:rPr>
        <w:t xml:space="preserve">- Current status: engineering student / early-career engineer (&lt;5 yrs) / experienced engineer / other</w:t>
      </w:r>
    </w:p>
    <w:p w:rsidR="00000000" w:rsidDel="00000000" w:rsidP="00000000" w:rsidRDefault="00000000" w:rsidRPr="00000000" w14:paraId="00000062">
      <w:pPr>
        <w:rPr/>
      </w:pPr>
      <w:r w:rsidDel="00000000" w:rsidR="00000000" w:rsidRPr="00000000">
        <w:rPr>
          <w:rtl w:val="0"/>
        </w:rPr>
        <w:t xml:space="preserve">- Engineering discipline?</w:t>
      </w:r>
    </w:p>
    <w:p w:rsidR="00000000" w:rsidDel="00000000" w:rsidP="00000000" w:rsidRDefault="00000000" w:rsidRPr="00000000" w14:paraId="00000063">
      <w:pPr>
        <w:rPr/>
      </w:pPr>
      <w:r w:rsidDel="00000000" w:rsidR="00000000" w:rsidRPr="00000000">
        <w:rPr>
          <w:rtl w:val="0"/>
        </w:rPr>
        <w:t xml:space="preserve">- Ethnicity? </w:t>
      </w:r>
    </w:p>
    <w:p w:rsidR="00000000" w:rsidDel="00000000" w:rsidP="00000000" w:rsidRDefault="00000000" w:rsidRPr="00000000" w14:paraId="00000064">
      <w:pPr>
        <w:rPr/>
      </w:pPr>
      <w:r w:rsidDel="00000000" w:rsidR="00000000" w:rsidRPr="00000000">
        <w:rPr>
          <w:rtl w:val="0"/>
        </w:rPr>
        <w:t xml:space="preserve">- How often do you use AI tools (ChatGPT, Copilot, etc.) in your </w:t>
      </w:r>
      <w:commentRangeStart w:id="12"/>
      <w:r w:rsidDel="00000000" w:rsidR="00000000" w:rsidRPr="00000000">
        <w:rPr>
          <w:rtl w:val="0"/>
        </w:rPr>
        <w:t xml:space="preserve">work or study</w:t>
      </w:r>
      <w:commentRangeEnd w:id="12"/>
      <w:r w:rsidDel="00000000" w:rsidR="00000000" w:rsidRPr="00000000">
        <w:commentReference w:id="12"/>
      </w:r>
      <w:r w:rsidDel="00000000" w:rsidR="00000000" w:rsidRPr="00000000">
        <w:rPr>
          <w:rtl w:val="0"/>
        </w:rPr>
        <w:t xml:space="preserve">? (Never / Rarely / Monthly / Weekly / Daily)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REFLECTION </w:t>
      </w:r>
      <w:commentRangeStart w:id="13"/>
      <w:r w:rsidDel="00000000" w:rsidR="00000000" w:rsidRPr="00000000">
        <w:rPr>
          <w:b w:val="1"/>
          <w:bCs w:val="1"/>
          <w:rtl w:val="0"/>
        </w:rPr>
        <w:t xml:space="preserve">QUESTIONS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67">
      <w:pPr>
        <w:numPr>
          <w:ilvl w:val="0"/>
          <w:numId w:val="11"/>
        </w:numPr>
        <w:ind w:left="720" w:hanging="360"/>
        <w:rPr>
          <w:ins w:author="ABM Russel" w:id="6" w:date="2026-10-12T23:44:11Z"/>
        </w:rPr>
      </w:pPr>
      <w:r w:rsidDel="00000000" w:rsidR="00000000" w:rsidRPr="00000000">
        <w:rPr>
          <w:rtl w:val="0"/>
        </w:rPr>
        <w:t xml:space="preserve">What could make the AI agent more trustworthy?</w:t>
      </w:r>
      <w:ins w:author="ABM Russel" w:id="6" w:date="2026-10-12T23:44:11Z">
        <w:r w:rsidDel="00000000" w:rsidR="00000000" w:rsidRPr="00000000">
          <w:rPr>
            <w:rtl w:val="0"/>
          </w:rPr>
        </w:r>
      </w:ins>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What, if anything, made you keep or change your decision after seeing the AI's advice? (open text)</w:t>
      </w:r>
    </w:p>
    <w:p w:rsidR="00000000" w:rsidDel="00000000" w:rsidP="00000000" w:rsidRDefault="00000000" w:rsidRPr="00000000" w14:paraId="0000006A">
      <w:pPr>
        <w:rPr/>
      </w:pPr>
      <w:r w:rsidDel="00000000" w:rsidR="00000000" w:rsidRPr="00000000">
        <w:rPr>
          <w:rtl w:val="0"/>
        </w:rPr>
        <w:tab/>
        <w:t xml:space="preserve">- Did AI influence/ help you to change your decisions</w:t>
      </w:r>
    </w:p>
    <w:p w:rsidR="00000000" w:rsidDel="00000000" w:rsidP="00000000" w:rsidRDefault="00000000" w:rsidRPr="00000000" w14:paraId="0000006B">
      <w:pPr>
        <w:rPr>
          <w:ins w:author="ABM Russel" w:id="7" w:date="2026-10-12T23:37:08Z"/>
        </w:rPr>
      </w:pPr>
      <w:r w:rsidDel="00000000" w:rsidR="00000000" w:rsidRPr="00000000">
        <w:rPr>
          <w:rtl w:val="0"/>
        </w:rPr>
        <w:tab/>
        <w:t xml:space="preserve">- if yes/no why etc  </w:t>
      </w:r>
      <w:ins w:author="ABM Russel" w:id="7" w:date="2026-10-12T23:37:08Z">
        <w:r w:rsidDel="00000000" w:rsidR="00000000" w:rsidRPr="00000000">
          <w:rPr>
            <w:rtl w:val="0"/>
          </w:rPr>
        </w:r>
      </w:ins>
    </w:p>
    <w:p w:rsidR="00000000" w:rsidDel="00000000" w:rsidP="00000000" w:rsidRDefault="00000000" w:rsidRPr="00000000" w14:paraId="0000006C">
      <w:pPr>
        <w:numPr>
          <w:ilvl w:val="0"/>
          <w:numId w:val="5"/>
        </w:numPr>
        <w:ind w:left="1440" w:hanging="360"/>
        <w:rPr>
          <w:ins w:author="ABM Russel" w:id="7" w:date="2026-10-12T23:37:08Z"/>
        </w:rPr>
      </w:pPr>
      <w:ins w:author="ABM Russel" w:id="7" w:date="2026-10-12T23:37:08Z">
        <w:r w:rsidDel="00000000" w:rsidR="00000000" w:rsidRPr="00000000">
          <w:rPr>
            <w:rtl w:val="0"/>
          </w:rPr>
          <w:t xml:space="preserve">Was </w:t>
        </w:r>
        <w:r w:rsidDel="00000000" w:rsidR="00000000" w:rsidRPr="00000000">
          <w:rPr>
            <w:rtl w:val="0"/>
          </w:rPr>
          <w:t xml:space="preserve">visible dissent helpful in how you make decisions? Why / why not?</w:t>
        </w:r>
      </w:ins>
    </w:p>
    <w:p w:rsidR="00000000" w:rsidDel="00000000" w:rsidP="00000000" w:rsidRDefault="00000000" w:rsidRPr="00000000" w14:paraId="0000006D">
      <w:pPr>
        <w:numPr>
          <w:ilvl w:val="0"/>
          <w:numId w:val="5"/>
        </w:numPr>
        <w:ind w:left="1440" w:hanging="360"/>
        <w:rPr>
          <w:ins w:author="ABM Russel" w:id="7" w:date="2026-10-12T23:37:08Z"/>
        </w:rPr>
      </w:pPr>
      <w:ins w:author="ABM Russel" w:id="7" w:date="2026-10-12T23:37:08Z">
        <w:r w:rsidDel="00000000" w:rsidR="00000000" w:rsidRPr="00000000">
          <w:rPr>
            <w:rtl w:val="0"/>
          </w:rPr>
          <w:t xml:space="preserve">What would help you to make an effective decision? </w:t>
        </w:r>
      </w:ins>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Did anything about the AI advice make you more or less willing to rely on it? (open text)</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QUALITY REFLECTION: We could use the feedback</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How relevant did the </w:t>
      </w:r>
      <w:ins w:author="ABM Russel" w:id="8" w:date="2026-10-12T23:50:56Z">
        <w:r w:rsidDel="00000000" w:rsidR="00000000" w:rsidRPr="00000000">
          <w:rPr>
            <w:rtl w:val="0"/>
          </w:rPr>
          <w:t xml:space="preserve">2 x </w:t>
        </w:r>
      </w:ins>
      <w:r w:rsidDel="00000000" w:rsidR="00000000" w:rsidRPr="00000000">
        <w:rPr>
          <w:rtl w:val="0"/>
        </w:rPr>
        <w:t xml:space="preserve">scenarios feel compared to </w:t>
      </w:r>
      <w:ins w:author="ABM Russel" w:id="9" w:date="2026-10-12T23:15:36Z">
        <w:r w:rsidDel="00000000" w:rsidR="00000000" w:rsidRPr="00000000">
          <w:rPr>
            <w:rtl w:val="0"/>
          </w:rPr>
          <w:t xml:space="preserve">actual or perceived </w:t>
        </w:r>
      </w:ins>
      <w:r w:rsidDel="00000000" w:rsidR="00000000" w:rsidRPr="00000000">
        <w:rPr>
          <w:rtl w:val="0"/>
        </w:rPr>
        <w:t xml:space="preserve">situations you've encountered</w:t>
      </w:r>
      <w:del w:author="ABM Russel" w:id="10" w:date="2026-10-12T23:15:52Z">
        <w:r w:rsidDel="00000000" w:rsidR="00000000" w:rsidRPr="00000000">
          <w:rPr>
            <w:rtl w:val="0"/>
          </w:rPr>
          <w:delText xml:space="preserve"> or expect to encounter</w:delText>
        </w:r>
      </w:del>
      <w:r w:rsidDel="00000000" w:rsidR="00000000" w:rsidRPr="00000000">
        <w:rPr>
          <w:rtl w:val="0"/>
        </w:rPr>
        <w:t xml:space="preserve">? (Likert 1–5)</w:t>
      </w:r>
      <w:ins w:author="ABM Russel" w:id="11" w:date="2026-10-12T23:47:12Z">
        <w:r w:rsidDel="00000000" w:rsidR="00000000" w:rsidRPr="00000000">
          <w:rPr>
            <w:rtl w:val="0"/>
          </w:rPr>
          <w:t xml:space="preserve"> - Ambiguity/transparency, biased, cultural complexity…</w:t>
        </w:r>
      </w:ins>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w:t>
      </w:r>
      <w:ins w:author="ABM Russel" w:id="12" w:date="2026-10-12T23:19:48Z">
        <w:r w:rsidDel="00000000" w:rsidR="00000000" w:rsidRPr="00000000">
          <w:rPr>
            <w:rtl w:val="0"/>
          </w:rPr>
          <w:t xml:space="preserve">Was</w:t>
        </w:r>
      </w:ins>
      <w:del w:author="ABM Russel" w:id="12" w:date="2026-10-12T23:19:48Z">
        <w:r w:rsidDel="00000000" w:rsidR="00000000" w:rsidRPr="00000000">
          <w:rPr>
            <w:rtl w:val="0"/>
          </w:rPr>
          <w:delText xml:space="preserve">Were</w:delText>
        </w:r>
      </w:del>
      <w:r w:rsidDel="00000000" w:rsidR="00000000" w:rsidRPr="00000000">
        <w:rPr>
          <w:rtl w:val="0"/>
        </w:rPr>
        <w:t xml:space="preserve"> </w:t>
      </w:r>
      <w:del w:author="ABM Russel" w:id="13" w:date="2026-10-12T23:19:39Z">
        <w:r w:rsidDel="00000000" w:rsidR="00000000" w:rsidRPr="00000000">
          <w:rPr>
            <w:rtl w:val="0"/>
          </w:rPr>
          <w:delText xml:space="preserve">the </w:delText>
        </w:r>
        <w:commentRangeStart w:id="14"/>
        <w:r w:rsidDel="00000000" w:rsidR="00000000" w:rsidRPr="00000000">
          <w:rPr>
            <w:rtl w:val="0"/>
          </w:rPr>
          <w:delText xml:space="preserve">scenarios and </w:delText>
        </w:r>
      </w:del>
      <w:r w:rsidDel="00000000" w:rsidR="00000000" w:rsidRPr="00000000">
        <w:rPr>
          <w:rtl w:val="0"/>
        </w:rPr>
        <w:t xml:space="preserve">the AI</w:t>
      </w:r>
      <w:commentRangeEnd w:id="14"/>
      <w:r w:rsidDel="00000000" w:rsidR="00000000" w:rsidRPr="00000000">
        <w:commentReference w:id="14"/>
      </w:r>
      <w:r w:rsidDel="00000000" w:rsidR="00000000" w:rsidRPr="00000000">
        <w:rPr>
          <w:rtl w:val="0"/>
        </w:rPr>
        <w:t xml:space="preserve"> advice</w:t>
      </w:r>
      <w:ins w:author="ABM Russel" w:id="14" w:date="2026-10-12T23:51:44Z">
        <w:r w:rsidDel="00000000" w:rsidR="00000000" w:rsidRPr="00000000">
          <w:rPr>
            <w:rtl w:val="0"/>
          </w:rPr>
          <w:t xml:space="preserve"> (with dissent visible)</w:t>
        </w:r>
      </w:ins>
      <w:r w:rsidDel="00000000" w:rsidR="00000000" w:rsidRPr="00000000">
        <w:rPr>
          <w:rtl w:val="0"/>
        </w:rPr>
        <w:t xml:space="preserve"> easy to understand? (Likert 1–5)</w:t>
      </w:r>
      <w:ins w:author="ABM Russel" w:id="15" w:date="2026-10-12T23:16:28Z">
        <w:r w:rsidDel="00000000" w:rsidR="00000000" w:rsidRPr="00000000">
          <w:rPr>
            <w:rtl w:val="0"/>
          </w:rPr>
          <w:t xml:space="preserve"> Clarity of AI advice, Completeness, Comprehensiveness,… </w:t>
        </w:r>
      </w:ins>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Any suggestions for improving the scenarios, advice, or flow? (open text, optional)</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ins w:author="ABM Russel" w:id="16" w:date="2026-10-12T23:25:33Z"/>
          <w:b w:val="1"/>
          <w:bCs w:val="1"/>
        </w:rPr>
      </w:pPr>
      <w:r w:rsidDel="00000000" w:rsidR="00000000" w:rsidRPr="00000000">
        <w:rPr>
          <w:b w:val="1"/>
          <w:bCs w:val="1"/>
          <w:rtl w:val="0"/>
        </w:rPr>
        <w:t xml:space="preserve">MISC QUESTIONS:</w:t>
      </w:r>
      <w:ins w:author="ABM Russel" w:id="16" w:date="2026-10-12T23:25:33Z">
        <w:r w:rsidDel="00000000" w:rsidR="00000000" w:rsidRPr="00000000">
          <w:rPr>
            <w:rtl w:val="0"/>
          </w:rPr>
        </w:r>
      </w:ins>
    </w:p>
    <w:p w:rsidR="00000000" w:rsidDel="00000000" w:rsidP="00000000" w:rsidRDefault="00000000" w:rsidRPr="00000000" w14:paraId="00000077">
      <w:pPr>
        <w:numPr>
          <w:ilvl w:val="0"/>
          <w:numId w:val="15"/>
        </w:numPr>
        <w:ind w:left="720" w:hanging="360"/>
        <w:rPr>
          <w:ins w:author="ABM Russel" w:id="16" w:date="2026-10-12T23:25:33Z"/>
          <w:b w:val="1"/>
          <w:bCs w:val="1"/>
        </w:rPr>
      </w:pPr>
      <w:ins w:author="ABM Russel" w:id="16" w:date="2026-10-12T23:25:33Z">
        <w:r w:rsidDel="00000000" w:rsidR="00000000" w:rsidRPr="00000000">
          <w:rPr>
            <w:b w:val="1"/>
            <w:bCs w:val="1"/>
            <w:rtl w:val="0"/>
          </w:rPr>
          <w:t xml:space="preserve">Workflow (dissent visible)</w:t>
        </w:r>
      </w:ins>
    </w:p>
    <w:p w:rsidR="00000000" w:rsidDel="00000000" w:rsidP="00000000" w:rsidRDefault="00000000" w:rsidRPr="00000000" w14:paraId="00000078">
      <w:pPr>
        <w:numPr>
          <w:ilvl w:val="0"/>
          <w:numId w:val="15"/>
        </w:numPr>
        <w:ind w:left="720" w:hanging="360"/>
        <w:rPr>
          <w:b w:val="1"/>
          <w:bCs w:val="1"/>
        </w:rPr>
      </w:pPr>
      <w:ins w:author="ABM Russel" w:id="16" w:date="2026-10-12T23:25:33Z">
        <w:r w:rsidDel="00000000" w:rsidR="00000000" w:rsidRPr="00000000">
          <w:rPr>
            <w:b w:val="1"/>
            <w:bCs w:val="1"/>
            <w:rtl w:val="0"/>
          </w:rPr>
          <w:t xml:space="preserve">Did summary at the end help? </w:t>
        </w:r>
        <w:del w:author="ABM Russel" w:id="16" w:date="2026-10-12T23:25:33Z">
          <w:r w:rsidDel="00000000" w:rsidR="00000000" w:rsidRPr="00000000">
            <w:rPr>
              <w:b w:val="1"/>
              <w:bCs w:val="1"/>
              <w:rtl w:val="0"/>
            </w:rPr>
            <w:delText xml:space="preserve">- </w:delText>
          </w:r>
        </w:del>
      </w:ins>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Do you have any concerns about how this study was conducted? (open text, optional)</w:t>
      </w:r>
    </w:p>
    <w:p w:rsidR="00000000" w:rsidDel="00000000" w:rsidP="00000000" w:rsidRDefault="00000000" w:rsidRPr="00000000" w14:paraId="0000007A">
      <w:pPr>
        <w:rPr/>
      </w:pPr>
      <w:r w:rsidDel="00000000" w:rsidR="00000000" w:rsidRPr="00000000">
        <w:rPr>
          <w:rtl w:val="0"/>
        </w:rPr>
        <w:t xml:space="preserve">- Would you like to receive a summary of the findings? (yes/no + optional email?) MAY NEED TO UPDATE MUHREC DOCS FOR THIS TO BE POSSIBLE?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rPr/>
      </w:pPr>
      <w:bookmarkStart w:colFirst="0" w:colLast="0" w:name="_mxf63ljp114q" w:id="5"/>
      <w:bookmarkEnd w:id="5"/>
      <w:r w:rsidDel="00000000" w:rsidR="00000000" w:rsidRPr="00000000">
        <w:rPr>
          <w:rtl w:val="0"/>
        </w:rPr>
        <w:t xml:space="preserve">Prototype changes (aryan):</w:t>
      </w:r>
    </w:p>
    <w:p w:rsidR="00000000" w:rsidDel="00000000" w:rsidP="00000000" w:rsidRDefault="00000000" w:rsidRPr="00000000" w14:paraId="0000007E">
      <w:pPr>
        <w:rPr/>
      </w:pPr>
      <w:r w:rsidDel="00000000" w:rsidR="00000000" w:rsidRPr="00000000">
        <w:rPr>
          <w:rtl w:val="0"/>
        </w:rPr>
        <w:t xml:space="preserve">- </w:t>
      </w:r>
      <w:r w:rsidDel="00000000" w:rsidR="00000000" w:rsidRPr="00000000">
        <w:rPr>
          <w:b w:val="1"/>
          <w:bCs w:val="1"/>
          <w:rtl w:val="0"/>
        </w:rPr>
        <w:t xml:space="preserve">Condition is assigned</w:t>
      </w:r>
      <w:r w:rsidDel="00000000" w:rsidR="00000000" w:rsidRPr="00000000">
        <w:rPr>
          <w:rtl w:val="0"/>
        </w:rPr>
        <w:t xml:space="preserve">, not chosen. assignCondition() in App.vue randomly assigns visible/hidden per session (could make this non random, we can split participants evenly). The old self-selected "View perspectives / skip" mecanic is gone.</w:t>
      </w:r>
    </w:p>
    <w:p w:rsidR="00000000" w:rsidDel="00000000" w:rsidP="00000000" w:rsidRDefault="00000000" w:rsidRPr="00000000" w14:paraId="0000007F">
      <w:pPr>
        <w:rPr/>
      </w:pPr>
      <w:r w:rsidDel="00000000" w:rsidR="00000000" w:rsidRPr="00000000">
        <w:rPr>
          <w:rtl w:val="0"/>
        </w:rPr>
        <w:t xml:space="preserve">- RO1 now has data to compute. Confidential Design Disclosure's AI consensus deliberately recommends the wrong option (D), while the stakeholder agent still correctly dissents towardt.</w:t>
      </w:r>
    </w:p>
    <w:p w:rsidR="00000000" w:rsidDel="00000000" w:rsidP="00000000" w:rsidRDefault="00000000" w:rsidRPr="00000000" w14:paraId="00000080">
      <w:pPr>
        <w:rPr/>
      </w:pPr>
      <w:r w:rsidDel="00000000" w:rsidR="00000000" w:rsidRPr="00000000">
        <w:rPr>
          <w:rtl w:val="0"/>
        </w:rPr>
        <w:t xml:space="preserve">- RO3 has scenarios to split on: consensusLevel is tagged contested / high-consensus respectively.</w:t>
      </w:r>
    </w:p>
    <w:p w:rsidR="00000000" w:rsidDel="00000000" w:rsidP="00000000" w:rsidRDefault="00000000" w:rsidRPr="00000000" w14:paraId="00000081">
      <w:pPr>
        <w:rPr/>
      </w:pPr>
      <w:r w:rsidDel="00000000" w:rsidR="00000000" w:rsidRPr="00000000">
        <w:rPr>
          <w:rtl w:val="0"/>
        </w:rPr>
        <w:t xml:space="preserve">- RO4 has a data source: new TrustScreen.vue + full Jian et al.12-item scale withcorrect FULL scale taken from Jian et al. </w:t>
      </w:r>
    </w:p>
    <w:p w:rsidR="00000000" w:rsidDel="00000000" w:rsidP="00000000" w:rsidRDefault="00000000" w:rsidRPr="00000000" w14:paraId="00000082">
      <w:pPr>
        <w:rPr/>
      </w:pPr>
      <w:r w:rsidDel="00000000" w:rsidR="00000000" w:rsidRPr="00000000">
        <w:rPr>
          <w:rtl w:val="0"/>
        </w:rPr>
        <w:t xml:space="preserve">- Each trial now logs adviceCorrect, overRelied, consensusLevel, and dissentShown directly, so the exported session JSON is ready for RO1–RO4 analysis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pStyle w:val="Heading2"/>
        <w:rPr/>
      </w:pPr>
      <w:bookmarkStart w:colFirst="0" w:colLast="0" w:name="_err585ior4zs" w:id="6"/>
      <w:bookmarkEnd w:id="6"/>
      <w:r w:rsidDel="00000000" w:rsidR="00000000" w:rsidRPr="00000000">
        <w:rPr>
          <w:rtl w:val="0"/>
        </w:rPr>
        <w:t xml:space="preserve">RO IDEAS (how to measure each):</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RO1: Measure the effect of dissent visibility on decision makers' behavioural over-reliance on incorrect AI advice.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RO1</w:t>
      </w:r>
      <w:r w:rsidDel="00000000" w:rsidR="00000000" w:rsidRPr="00000000">
        <w:rPr>
          <w:rtl w:val="0"/>
        </w:rPr>
        <w:t xml:space="preserve">: Does seeing AI disagreement change how often people blindly follow bad advice?</w:t>
      </w:r>
    </w:p>
    <w:p w:rsidR="00000000" w:rsidDel="00000000" w:rsidP="00000000" w:rsidRDefault="00000000" w:rsidRPr="00000000" w14:paraId="0000008A">
      <w:pPr>
        <w:rPr/>
      </w:pPr>
      <w:r w:rsidDel="00000000" w:rsidR="00000000" w:rsidRPr="00000000">
        <w:rPr>
          <w:rtl w:val="0"/>
        </w:rPr>
        <w:t xml:space="preserve">When the AI's advice is wrong, how often does the participant's final answer match that wrong advice? IMPORTANT: We COUNT THIS SEPARATELY for the group that saw agents disagreeing and the group that didn't, then compare the two percentages. A lower percentage in the "disagreement visible" group means people were less likely to blindly copy bad advice.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RO2: Evaluate whether dissent visibility improves the accuracy of decision makers' final ethical decisions relative to expert-validated ground truth</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RO2</w:t>
      </w:r>
      <w:r w:rsidDel="00000000" w:rsidR="00000000" w:rsidRPr="00000000">
        <w:rPr>
          <w:rtl w:val="0"/>
        </w:rPr>
        <w:t xml:space="preserve">: Does it also </w:t>
      </w:r>
      <w:ins w:author="ABM Russel" w:id="17" w:date="2026-10-12T23:33:26Z">
        <w:r w:rsidDel="00000000" w:rsidR="00000000" w:rsidRPr="00000000">
          <w:rPr>
            <w:rtl w:val="0"/>
          </w:rPr>
          <w:t xml:space="preserve">make the final</w:t>
        </w:r>
      </w:ins>
      <w:del w:author="ABM Russel" w:id="17" w:date="2026-10-12T23:33:26Z">
        <w:r w:rsidDel="00000000" w:rsidR="00000000" w:rsidRPr="00000000">
          <w:rPr>
            <w:rtl w:val="0"/>
          </w:rPr>
          <w:delText xml:space="preserve">make </w:delText>
        </w:r>
      </w:del>
      <w:ins w:author="ABM Russel" w:id="17" w:date="2026-10-12T23:33:26Z">
        <w:del w:author="ABM Russel" w:id="17" w:date="2026-10-12T23:33:26Z">
          <w:r w:rsidDel="00000000" w:rsidR="00000000" w:rsidRPr="00000000">
            <w:rPr>
              <w:rtl w:val="0"/>
            </w:rPr>
            <w:delText xml:space="preserve">final</w:delText>
          </w:r>
        </w:del>
        <w:r w:rsidDel="00000000" w:rsidR="00000000" w:rsidRPr="00000000">
          <w:rPr>
            <w:rtl w:val="0"/>
          </w:rPr>
          <w:t xml:space="preserve"> decision </w:t>
        </w:r>
      </w:ins>
      <w:del w:author="ABM Russel" w:id="17" w:date="2026-10-12T23:33:26Z">
        <w:r w:rsidDel="00000000" w:rsidR="00000000" w:rsidRPr="00000000">
          <w:rPr>
            <w:rtl w:val="0"/>
          </w:rPr>
          <w:delText xml:space="preserve">people's final answers</w:delText>
        </w:r>
      </w:del>
      <w:r w:rsidDel="00000000" w:rsidR="00000000" w:rsidRPr="00000000">
        <w:rPr>
          <w:rtl w:val="0"/>
        </w:rPr>
        <w:t xml:space="preserve"> </w:t>
      </w:r>
      <w:ins w:author="ABM Russel" w:id="18" w:date="2026-10-12T23:33:41Z">
        <w:r w:rsidDel="00000000" w:rsidR="00000000" w:rsidRPr="00000000">
          <w:rPr>
            <w:rtl w:val="0"/>
          </w:rPr>
          <w:t xml:space="preserve">more accurate</w:t>
        </w:r>
      </w:ins>
      <w:del w:author="ABM Russel" w:id="18" w:date="2026-10-12T23:33:41Z">
        <w:r w:rsidDel="00000000" w:rsidR="00000000" w:rsidRPr="00000000">
          <w:rPr>
            <w:rtl w:val="0"/>
          </w:rPr>
          <w:delText xml:space="preserve">better</w:delText>
        </w:r>
      </w:del>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t xml:space="preserve">For scenarios with a clear right answer (experts agree), check what fraction of participants got it right. For scenarios without a single right answer (experts disagree among themselves), we check what fraction of participants landed within the range experts consider reasonable. We then cmompare these fractions between the two groups. (Ask russel, WHAT DOES BETTER MEan???)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RO3: Examine whether the effect of dissent visibility differs between high-consensus and ambiguous/contested ethical scenarios.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RO3</w:t>
      </w:r>
      <w:r w:rsidDel="00000000" w:rsidR="00000000" w:rsidRPr="00000000">
        <w:rPr>
          <w:rtl w:val="0"/>
        </w:rPr>
        <w:t xml:space="preserve">: Does the effect depend on how tricky the scenario is?</w:t>
      </w:r>
    </w:p>
    <w:p w:rsidR="00000000" w:rsidDel="00000000" w:rsidP="00000000" w:rsidRDefault="00000000" w:rsidRPr="00000000" w14:paraId="00000096">
      <w:pPr>
        <w:rPr/>
      </w:pPr>
      <w:r w:rsidDel="00000000" w:rsidR="00000000" w:rsidRPr="00000000">
        <w:rPr>
          <w:rtl w:val="0"/>
        </w:rPr>
        <w:t xml:space="preserve">Same two measurements as RO1/RO2, but split by scenario difficulty: "easy" scenarios where experts agree, versus "hard" ones where experts disagree. You check whether seeinthe hard scenarios than the easy ones. If 80% of expert agree, we count it as HIGH CONSENSUS.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commentRangeStart w:id="15"/>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RO4: Investigate whether dissent visibility affects decision makers' self-reported trust in the AI's advice, and whether that trust aligns with their actual behavioural reliance.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RO4</w:t>
      </w:r>
      <w:r w:rsidDel="00000000" w:rsidR="00000000" w:rsidRPr="00000000">
        <w:rPr>
          <w:rtl w:val="0"/>
        </w:rPr>
        <w:t xml:space="preserve">: Do people's stated trust and their actual behaviour match up?</w:t>
      </w:r>
    </w:p>
    <w:p w:rsidR="00000000" w:rsidDel="00000000" w:rsidP="00000000" w:rsidRDefault="00000000" w:rsidRPr="00000000" w14:paraId="0000009C">
      <w:pPr>
        <w:rPr/>
      </w:pPr>
      <w:r w:rsidDel="00000000" w:rsidR="00000000" w:rsidRPr="00000000">
        <w:rPr>
          <w:rtl w:val="0"/>
        </w:rPr>
        <w:t xml:space="preserve">After each decision, ask participants a short standard survey about how much they trust the AI. Does saying you trust AI match your behaviour</w:t>
      </w:r>
    </w:p>
    <w:p w:rsidR="00000000" w:rsidDel="00000000" w:rsidP="00000000" w:rsidRDefault="00000000" w:rsidRPr="00000000" w14:paraId="0000009D">
      <w:pPr>
        <w:rPr/>
      </w:pPr>
      <w:r w:rsidDel="00000000" w:rsidR="00000000" w:rsidRPr="00000000">
        <w:rPr>
          <w:rtl w:val="0"/>
        </w:rPr>
        <w:t xml:space="preserve">WE know how much people copy AI answers in their session so we can compare their SELF REPORTED ANSWER with ACTUAL DATA</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Notes</w:t>
      </w:r>
    </w:p>
    <w:p w:rsidR="00000000" w:rsidDel="00000000" w:rsidP="00000000" w:rsidRDefault="00000000" w:rsidRPr="00000000" w14:paraId="000000A0">
      <w:pPr>
        <w:numPr>
          <w:ilvl w:val="0"/>
          <w:numId w:val="31"/>
        </w:numPr>
        <w:ind w:left="720" w:hanging="360"/>
      </w:pPr>
      <w:r w:rsidDel="00000000" w:rsidR="00000000" w:rsidRPr="00000000">
        <w:rPr>
          <w:rtl w:val="0"/>
        </w:rPr>
        <w:t xml:space="preserve">Background - Intro + Lit survey + methodology draft is ready - AR will review. </w:t>
      </w:r>
    </w:p>
    <w:p w:rsidR="00000000" w:rsidDel="00000000" w:rsidP="00000000" w:rsidRDefault="00000000" w:rsidRPr="00000000" w14:paraId="000000A1">
      <w:pPr>
        <w:numPr>
          <w:ilvl w:val="0"/>
          <w:numId w:val="31"/>
        </w:numPr>
        <w:ind w:left="720" w:hanging="360"/>
        <w:rPr>
          <w:highlight w:val="yellow"/>
        </w:rPr>
      </w:pPr>
      <w:r w:rsidDel="00000000" w:rsidR="00000000" w:rsidRPr="00000000">
        <w:rPr>
          <w:highlight w:val="yellow"/>
          <w:rtl w:val="0"/>
        </w:rPr>
        <w:t xml:space="preserve">Get started with Ethics and run before or during FYP-B.  - Need a prototype ready (static role) - live link in the survey ..</w:t>
      </w:r>
    </w:p>
    <w:p w:rsidR="00000000" w:rsidDel="00000000" w:rsidP="00000000" w:rsidRDefault="00000000" w:rsidRPr="00000000" w14:paraId="000000A2">
      <w:pPr>
        <w:numPr>
          <w:ilvl w:val="1"/>
          <w:numId w:val="31"/>
        </w:numPr>
        <w:ind w:left="1440" w:hanging="360"/>
        <w:rPr>
          <w:highlight w:val="yellow"/>
        </w:rPr>
      </w:pPr>
      <w:r w:rsidDel="00000000" w:rsidR="00000000" w:rsidRPr="00000000">
        <w:rPr>
          <w:highlight w:val="yellow"/>
          <w:rtl w:val="0"/>
        </w:rPr>
        <w:t xml:space="preserve">Docs 80% Done, to be reviewed by Russel </w:t>
      </w:r>
    </w:p>
    <w:p w:rsidR="00000000" w:rsidDel="00000000" w:rsidP="00000000" w:rsidRDefault="00000000" w:rsidRPr="00000000" w14:paraId="000000A3">
      <w:pPr>
        <w:numPr>
          <w:ilvl w:val="0"/>
          <w:numId w:val="31"/>
        </w:numPr>
        <w:ind w:left="720" w:hanging="360"/>
        <w:rPr>
          <w:highlight w:val="green"/>
        </w:rPr>
      </w:pPr>
      <w:r w:rsidDel="00000000" w:rsidR="00000000" w:rsidRPr="00000000">
        <w:rPr>
          <w:highlight w:val="green"/>
          <w:rtl w:val="0"/>
        </w:rPr>
        <w:t xml:space="preserve">Access to overleaf - done</w:t>
      </w:r>
    </w:p>
    <w:p w:rsidR="00000000" w:rsidDel="00000000" w:rsidP="00000000" w:rsidRDefault="00000000" w:rsidRPr="00000000" w14:paraId="000000A4">
      <w:pPr>
        <w:numPr>
          <w:ilvl w:val="0"/>
          <w:numId w:val="31"/>
        </w:numPr>
        <w:ind w:left="720" w:hanging="360"/>
      </w:pPr>
      <w:r w:rsidDel="00000000" w:rsidR="00000000" w:rsidRPr="00000000">
        <w:rPr>
          <w:rtl w:val="0"/>
        </w:rPr>
        <w:t xml:space="preserve">Introduction - Background/Lit review - Methodology - Preliminary results - Future work in S2.ongoing </w:t>
      </w:r>
    </w:p>
    <w:p w:rsidR="00000000" w:rsidDel="00000000" w:rsidP="00000000" w:rsidRDefault="00000000" w:rsidRPr="00000000" w14:paraId="000000A5">
      <w:pPr>
        <w:numPr>
          <w:ilvl w:val="0"/>
          <w:numId w:val="31"/>
        </w:numPr>
        <w:ind w:left="720" w:hanging="360"/>
      </w:pPr>
      <w:r w:rsidDel="00000000" w:rsidR="00000000" w:rsidRPr="00000000">
        <w:rPr>
          <w:rtl w:val="0"/>
        </w:rPr>
        <w:t xml:space="preserve">RRQs. Added to the daft pending AR review </w:t>
      </w:r>
    </w:p>
    <w:p w:rsidR="00000000" w:rsidDel="00000000" w:rsidP="00000000" w:rsidRDefault="00000000" w:rsidRPr="00000000" w14:paraId="000000A6">
      <w:pPr>
        <w:numPr>
          <w:ilvl w:val="0"/>
          <w:numId w:val="31"/>
        </w:numPr>
        <w:ind w:left="720" w:hanging="360"/>
      </w:pPr>
      <w:r w:rsidDel="00000000" w:rsidR="00000000" w:rsidRPr="00000000">
        <w:rPr>
          <w:rtl w:val="0"/>
        </w:rPr>
        <w:t xml:space="preserve">Methodology - Calculation ??? source (why this eq should remain same in our project) - ongoing</w:t>
      </w:r>
    </w:p>
    <w:p w:rsidR="00000000" w:rsidDel="00000000" w:rsidP="00000000" w:rsidRDefault="00000000" w:rsidRPr="00000000" w14:paraId="000000A7">
      <w:pPr>
        <w:numPr>
          <w:ilvl w:val="0"/>
          <w:numId w:val="31"/>
        </w:numPr>
        <w:ind w:left="720" w:hanging="360"/>
      </w:pPr>
      <w:r w:rsidDel="00000000" w:rsidR="00000000" w:rsidRPr="00000000">
        <w:rPr>
          <w:rtl w:val="0"/>
        </w:rPr>
        <w:t xml:space="preserve">Preliminary results - Personas - done, FR &amp; NFRs - done, Mockups - done, survey design - todo, data matched with RQs - ongoing, identified all constraints - ongoing, benchmarks (own + literature) -onging - backed by stats…  </w:t>
      </w:r>
    </w:p>
    <w:p w:rsidR="00000000" w:rsidDel="00000000" w:rsidP="00000000" w:rsidRDefault="00000000" w:rsidRPr="00000000" w14:paraId="000000A8">
      <w:pPr>
        <w:numPr>
          <w:ilvl w:val="0"/>
          <w:numId w:val="31"/>
        </w:numPr>
        <w:ind w:left="720" w:hanging="360"/>
        <w:rPr>
          <w:highlight w:val="green"/>
        </w:rPr>
      </w:pPr>
      <w:r w:rsidDel="00000000" w:rsidR="00000000" w:rsidRPr="00000000">
        <w:rPr>
          <w:highlight w:val="green"/>
          <w:rtl w:val="0"/>
        </w:rPr>
        <w:t xml:space="preserve">Week 9 - Introduction + Background/Lit review (including RQs) + WORK ON PROTOTYPE FIRST DRAFT DONE - AR to review</w:t>
      </w:r>
      <w:r w:rsidDel="00000000" w:rsidR="00000000" w:rsidRPr="00000000">
        <w:rPr>
          <w:rtl w:val="0"/>
        </w:rPr>
      </w:r>
    </w:p>
    <w:p w:rsidR="00000000" w:rsidDel="00000000" w:rsidP="00000000" w:rsidRDefault="00000000" w:rsidRPr="00000000" w14:paraId="000000A9">
      <w:pPr>
        <w:numPr>
          <w:ilvl w:val="0"/>
          <w:numId w:val="31"/>
        </w:numPr>
        <w:ind w:left="720" w:hanging="360"/>
      </w:pPr>
      <w:r w:rsidDel="00000000" w:rsidR="00000000" w:rsidRPr="00000000">
        <w:rPr>
          <w:rtl w:val="0"/>
        </w:rPr>
        <w:t xml:space="preserve">Week 10 - Methodology + Preliminary result</w:t>
      </w:r>
    </w:p>
    <w:p w:rsidR="00000000" w:rsidDel="00000000" w:rsidP="00000000" w:rsidRDefault="00000000" w:rsidRPr="00000000" w14:paraId="000000AA">
      <w:pPr>
        <w:numPr>
          <w:ilvl w:val="0"/>
          <w:numId w:val="31"/>
        </w:numPr>
        <w:ind w:left="720" w:hanging="360"/>
      </w:pPr>
      <w:r w:rsidDel="00000000" w:rsidR="00000000" w:rsidRPr="00000000">
        <w:rPr>
          <w:rtl w:val="0"/>
        </w:rPr>
        <w:t xml:space="preserve">Week 11- Final draft  </w:t>
      </w:r>
    </w:p>
    <w:p w:rsidR="00000000" w:rsidDel="00000000" w:rsidP="00000000" w:rsidRDefault="00000000" w:rsidRPr="00000000" w14:paraId="000000AB">
      <w:pPr>
        <w:numPr>
          <w:ilvl w:val="0"/>
          <w:numId w:val="31"/>
        </w:numPr>
        <w:ind w:left="720" w:hanging="360"/>
      </w:pPr>
      <w:r w:rsidDel="00000000" w:rsidR="00000000" w:rsidRPr="00000000">
        <w:rPr>
          <w:rtl w:val="0"/>
        </w:rPr>
        <w:t xml:space="preserve">Week 12 - Submit</w:t>
      </w:r>
    </w:p>
    <w:p w:rsidR="00000000" w:rsidDel="00000000" w:rsidP="00000000" w:rsidRDefault="00000000" w:rsidRPr="00000000" w14:paraId="000000AC">
      <w:pPr>
        <w:numPr>
          <w:ilvl w:val="0"/>
          <w:numId w:val="31"/>
        </w:numPr>
        <w:ind w:left="720" w:hanging="360"/>
      </w:pPr>
      <w:r w:rsidDel="00000000" w:rsidR="00000000" w:rsidRPr="00000000">
        <w:rPr>
          <w:rtl w:val="0"/>
        </w:rPr>
        <w:t xml:space="preserve">Make Ai agents dynamic - Static [need to control the outcome + constraints/guardrails]:</w:t>
      </w:r>
      <w:r w:rsidDel="00000000" w:rsidR="00000000" w:rsidRPr="00000000">
        <w:rPr>
          <w:highlight w:val="green"/>
          <w:rtl w:val="0"/>
        </w:rPr>
        <w:t xml:space="preserve"> ongoing - review by expert human (periodically updated responses for same participants) </w:t>
      </w:r>
    </w:p>
    <w:p w:rsidR="00000000" w:rsidDel="00000000" w:rsidP="00000000" w:rsidRDefault="00000000" w:rsidRPr="00000000" w14:paraId="000000AD">
      <w:pPr>
        <w:numPr>
          <w:ilvl w:val="0"/>
          <w:numId w:val="31"/>
        </w:numPr>
        <w:ind w:left="720" w:hanging="360"/>
      </w:pPr>
      <w:r w:rsidDel="00000000" w:rsidR="00000000" w:rsidRPr="00000000">
        <w:rPr>
          <w:highlight w:val="green"/>
          <w:rtl w:val="0"/>
        </w:rPr>
        <w:t xml:space="preserve">Need a working prototype for Ethics (req gathering + evaluation) FIRST DRAFT DONE</w:t>
      </w:r>
    </w:p>
    <w:p w:rsidR="00000000" w:rsidDel="00000000" w:rsidP="00000000" w:rsidRDefault="00000000" w:rsidRPr="00000000" w14:paraId="000000AE">
      <w:pPr>
        <w:numPr>
          <w:ilvl w:val="0"/>
          <w:numId w:val="31"/>
        </w:numPr>
        <w:ind w:left="720" w:hanging="360"/>
        <w:rPr>
          <w:highlight w:val="green"/>
        </w:rPr>
      </w:pPr>
      <w:r w:rsidDel="00000000" w:rsidR="00000000" w:rsidRPr="00000000">
        <w:rPr>
          <w:highlight w:val="green"/>
          <w:rtl w:val="0"/>
        </w:rPr>
        <w:t xml:space="preserve">Create a workflow diagram - user journey flow chart. Part of the methodology section. </w:t>
      </w:r>
    </w:p>
    <w:p w:rsidR="00000000" w:rsidDel="00000000" w:rsidP="00000000" w:rsidRDefault="00000000" w:rsidRPr="00000000" w14:paraId="000000AF">
      <w:pPr>
        <w:numPr>
          <w:ilvl w:val="0"/>
          <w:numId w:val="31"/>
        </w:numPr>
        <w:ind w:left="720" w:hanging="360"/>
      </w:pPr>
      <w:r w:rsidDel="00000000" w:rsidR="00000000" w:rsidRPr="00000000">
        <w:rPr>
          <w:rtl w:val="0"/>
        </w:rPr>
        <w:t xml:space="preserve">Prototype is separate from survey questions (qualitative and quantitative)</w:t>
      </w:r>
    </w:p>
    <w:p w:rsidR="00000000" w:rsidDel="00000000" w:rsidP="00000000" w:rsidRDefault="00000000" w:rsidRPr="00000000" w14:paraId="000000B0">
      <w:pPr>
        <w:numPr>
          <w:ilvl w:val="0"/>
          <w:numId w:val="31"/>
        </w:numPr>
        <w:ind w:left="720" w:hanging="360"/>
      </w:pPr>
      <w:r w:rsidDel="00000000" w:rsidR="00000000" w:rsidRPr="00000000">
        <w:rPr>
          <w:rtl w:val="0"/>
        </w:rPr>
        <w:t xml:space="preserve">Log the actions -&gt; </w:t>
      </w:r>
      <w:r w:rsidDel="00000000" w:rsidR="00000000" w:rsidRPr="00000000">
        <w:rPr>
          <w:highlight w:val="green"/>
          <w:rtl w:val="0"/>
        </w:rPr>
        <w:t xml:space="preserve">Logging: I implemented BARE MINIMUM VERSION in prototype: JSON LOGGING</w:t>
      </w:r>
    </w:p>
    <w:p w:rsidR="00000000" w:rsidDel="00000000" w:rsidP="00000000" w:rsidRDefault="00000000" w:rsidRPr="00000000" w14:paraId="000000B1">
      <w:pPr>
        <w:numPr>
          <w:ilvl w:val="0"/>
          <w:numId w:val="31"/>
        </w:numPr>
        <w:ind w:left="720" w:hanging="360"/>
      </w:pPr>
      <w:r w:rsidDel="00000000" w:rsidR="00000000" w:rsidRPr="00000000">
        <w:rPr>
          <w:rtl w:val="0"/>
        </w:rPr>
        <w:br w:type="textWrapping"/>
      </w:r>
    </w:p>
    <w:p w:rsidR="00000000" w:rsidDel="00000000" w:rsidP="00000000" w:rsidRDefault="00000000" w:rsidRPr="00000000" w14:paraId="000000B2">
      <w:pPr>
        <w:rPr/>
      </w:pPr>
      <w:r w:rsidDel="00000000" w:rsidR="00000000" w:rsidRPr="00000000">
        <w:rPr>
          <w:rtl w:val="0"/>
        </w:rPr>
        <w:t xml:space="preserve">Prototype:</w:t>
      </w:r>
    </w:p>
    <w:p w:rsidR="00000000" w:rsidDel="00000000" w:rsidP="00000000" w:rsidRDefault="00000000" w:rsidRPr="00000000" w14:paraId="000000B3">
      <w:pPr>
        <w:numPr>
          <w:ilvl w:val="0"/>
          <w:numId w:val="14"/>
        </w:numPr>
        <w:ind w:left="720" w:hanging="360"/>
      </w:pPr>
      <w:r w:rsidDel="00000000" w:rsidR="00000000" w:rsidRPr="00000000">
        <w:rPr>
          <w:rtl w:val="0"/>
        </w:rPr>
        <w:t xml:space="preserve">Local </w:t>
      </w:r>
    </w:p>
    <w:p w:rsidR="00000000" w:rsidDel="00000000" w:rsidP="00000000" w:rsidRDefault="00000000" w:rsidRPr="00000000" w14:paraId="000000B4">
      <w:pPr>
        <w:numPr>
          <w:ilvl w:val="0"/>
          <w:numId w:val="14"/>
        </w:numPr>
        <w:ind w:left="720" w:hanging="360"/>
      </w:pPr>
      <w:r w:rsidDel="00000000" w:rsidR="00000000" w:rsidRPr="00000000">
        <w:rPr>
          <w:rtl w:val="0"/>
        </w:rPr>
        <w:t xml:space="preserve">Scenario 1 of 4 : </w:t>
      </w:r>
    </w:p>
    <w:p w:rsidR="00000000" w:rsidDel="00000000" w:rsidP="00000000" w:rsidRDefault="00000000" w:rsidRPr="00000000" w14:paraId="000000B5">
      <w:pPr>
        <w:numPr>
          <w:ilvl w:val="1"/>
          <w:numId w:val="14"/>
        </w:numPr>
        <w:ind w:left="1440" w:hanging="360"/>
      </w:pPr>
      <w:r w:rsidDel="00000000" w:rsidR="00000000" w:rsidRPr="00000000">
        <w:rPr>
          <w:rtl w:val="0"/>
        </w:rPr>
        <w:t xml:space="preserve">Should be participants’ own selection </w:t>
      </w:r>
    </w:p>
    <w:p w:rsidR="00000000" w:rsidDel="00000000" w:rsidP="00000000" w:rsidRDefault="00000000" w:rsidRPr="00000000" w14:paraId="000000B6">
      <w:pPr>
        <w:numPr>
          <w:ilvl w:val="1"/>
          <w:numId w:val="14"/>
        </w:numPr>
        <w:ind w:left="1440" w:hanging="360"/>
      </w:pPr>
      <w:r w:rsidDel="00000000" w:rsidR="00000000" w:rsidRPr="00000000">
        <w:rPr>
          <w:rtl w:val="0"/>
        </w:rPr>
        <w:t xml:space="preserve">4 scenarios</w:t>
      </w:r>
    </w:p>
    <w:p w:rsidR="00000000" w:rsidDel="00000000" w:rsidP="00000000" w:rsidRDefault="00000000" w:rsidRPr="00000000" w14:paraId="000000B7">
      <w:pPr>
        <w:numPr>
          <w:ilvl w:val="1"/>
          <w:numId w:val="14"/>
        </w:numPr>
        <w:ind w:left="1440" w:hanging="360"/>
      </w:pPr>
      <w:r w:rsidDel="00000000" w:rsidR="00000000" w:rsidRPr="00000000">
        <w:rPr>
          <w:rtl w:val="0"/>
        </w:rPr>
        <w:t xml:space="preserve">Add chart </w:t>
      </w:r>
    </w:p>
    <w:p w:rsidR="00000000" w:rsidDel="00000000" w:rsidP="00000000" w:rsidRDefault="00000000" w:rsidRPr="00000000" w14:paraId="000000B8">
      <w:pPr>
        <w:numPr>
          <w:ilvl w:val="1"/>
          <w:numId w:val="14"/>
        </w:numPr>
        <w:ind w:left="1440" w:hanging="360"/>
      </w:pPr>
      <w:r w:rsidDel="00000000" w:rsidR="00000000" w:rsidRPr="00000000">
        <w:rPr>
          <w:rtl w:val="0"/>
        </w:rPr>
        <w:t xml:space="preserve">Initial decision without help of Agentic AI</w:t>
      </w:r>
    </w:p>
    <w:p w:rsidR="00000000" w:rsidDel="00000000" w:rsidP="00000000" w:rsidRDefault="00000000" w:rsidRPr="00000000" w14:paraId="000000B9">
      <w:pPr>
        <w:numPr>
          <w:ilvl w:val="1"/>
          <w:numId w:val="14"/>
        </w:numPr>
        <w:ind w:left="1440" w:hanging="360"/>
      </w:pPr>
      <w:r w:rsidDel="00000000" w:rsidR="00000000" w:rsidRPr="00000000">
        <w:rPr>
          <w:rtl w:val="0"/>
        </w:rPr>
        <w:t xml:space="preserve">Final decision with help of Agentic AI roles</w:t>
      </w:r>
    </w:p>
    <w:p w:rsidR="00000000" w:rsidDel="00000000" w:rsidP="00000000" w:rsidRDefault="00000000" w:rsidRPr="00000000" w14:paraId="000000BA">
      <w:pPr>
        <w:numPr>
          <w:ilvl w:val="1"/>
          <w:numId w:val="14"/>
        </w:numPr>
        <w:ind w:left="1440" w:hanging="360"/>
      </w:pPr>
      <w:r w:rsidDel="00000000" w:rsidR="00000000" w:rsidRPr="00000000">
        <w:rPr>
          <w:rtl w:val="0"/>
        </w:rPr>
        <w:t xml:space="preserve">Add title scenario 1: The confidential design disclosure </w:t>
      </w:r>
    </w:p>
    <w:p w:rsidR="00000000" w:rsidDel="00000000" w:rsidP="00000000" w:rsidRDefault="00000000" w:rsidRPr="00000000" w14:paraId="000000BB">
      <w:pPr>
        <w:numPr>
          <w:ilvl w:val="1"/>
          <w:numId w:val="14"/>
        </w:numPr>
        <w:ind w:left="1440" w:hanging="360"/>
      </w:pPr>
      <w:r w:rsidDel="00000000" w:rsidR="00000000" w:rsidRPr="00000000">
        <w:rPr>
          <w:rtl w:val="0"/>
        </w:rPr>
        <w:t xml:space="preserve">Dissent visible - 2 + 2</w:t>
      </w:r>
    </w:p>
    <w:p w:rsidR="00000000" w:rsidDel="00000000" w:rsidP="00000000" w:rsidRDefault="00000000" w:rsidRPr="00000000" w14:paraId="000000BC">
      <w:pPr>
        <w:rPr/>
      </w:pPr>
      <w:r w:rsidDel="00000000" w:rsidR="00000000" w:rsidRPr="00000000">
        <w:rPr>
          <w:rtl w:val="0"/>
        </w:rPr>
        <w:t xml:space="preserve">Study design:</w:t>
      </w:r>
    </w:p>
    <w:p w:rsidR="00000000" w:rsidDel="00000000" w:rsidP="00000000" w:rsidRDefault="00000000" w:rsidRPr="00000000" w14:paraId="000000BD">
      <w:pPr>
        <w:numPr>
          <w:ilvl w:val="0"/>
          <w:numId w:val="26"/>
        </w:numPr>
        <w:ind w:left="720" w:hanging="360"/>
      </w:pPr>
      <w:r w:rsidDel="00000000" w:rsidR="00000000" w:rsidRPr="00000000">
        <w:rPr>
          <w:rtl w:val="0"/>
        </w:rPr>
        <w:t xml:space="preserve">How do you know the selected 4 scenarios are relevant to participants - x10 relevant - common among eng discipline or discipline specific [AI generated highly ambiguous - details of prompts - Engineering] and SE only then evaluated by human shortlist 2 for the prototype.  </w:t>
      </w:r>
    </w:p>
    <w:p w:rsidR="00000000" w:rsidDel="00000000" w:rsidP="00000000" w:rsidRDefault="00000000" w:rsidRPr="00000000" w14:paraId="000000BE">
      <w:pPr>
        <w:numPr>
          <w:ilvl w:val="1"/>
          <w:numId w:val="26"/>
        </w:numPr>
        <w:ind w:left="1440" w:hanging="360"/>
      </w:pPr>
      <w:r w:rsidDel="00000000" w:rsidR="00000000" w:rsidRPr="00000000">
        <w:rPr>
          <w:rtl w:val="0"/>
        </w:rPr>
        <w:t xml:space="preserve">1st: profitable vs community  </w:t>
      </w:r>
    </w:p>
    <w:p w:rsidR="00000000" w:rsidDel="00000000" w:rsidP="00000000" w:rsidRDefault="00000000" w:rsidRPr="00000000" w14:paraId="000000BF">
      <w:pPr>
        <w:numPr>
          <w:ilvl w:val="1"/>
          <w:numId w:val="26"/>
        </w:numPr>
        <w:ind w:left="1440" w:hanging="360"/>
      </w:pPr>
      <w:r w:rsidDel="00000000" w:rsidR="00000000" w:rsidRPr="00000000">
        <w:rPr>
          <w:rtl w:val="0"/>
        </w:rPr>
        <w:t xml:space="preserve">2nd: </w:t>
      </w:r>
    </w:p>
    <w:p w:rsidR="00000000" w:rsidDel="00000000" w:rsidP="00000000" w:rsidRDefault="00000000" w:rsidRPr="00000000" w14:paraId="000000C0">
      <w:pPr>
        <w:numPr>
          <w:ilvl w:val="1"/>
          <w:numId w:val="26"/>
        </w:numPr>
        <w:ind w:left="1440" w:hanging="360"/>
      </w:pPr>
      <w:r w:rsidDel="00000000" w:rsidR="00000000" w:rsidRPr="00000000">
        <w:rPr>
          <w:rtl w:val="0"/>
        </w:rPr>
        <w:t xml:space="preserve">3rd:</w:t>
      </w:r>
    </w:p>
    <w:p w:rsidR="00000000" w:rsidDel="00000000" w:rsidP="00000000" w:rsidRDefault="00000000" w:rsidRPr="00000000" w14:paraId="000000C1">
      <w:pPr>
        <w:numPr>
          <w:ilvl w:val="1"/>
          <w:numId w:val="26"/>
        </w:numPr>
        <w:ind w:left="1440" w:hanging="360"/>
      </w:pPr>
      <w:r w:rsidDel="00000000" w:rsidR="00000000" w:rsidRPr="00000000">
        <w:rPr>
          <w:rtl w:val="0"/>
        </w:rPr>
        <w:t xml:space="preserve">4th:  </w:t>
      </w:r>
    </w:p>
    <w:p w:rsidR="00000000" w:rsidDel="00000000" w:rsidP="00000000" w:rsidRDefault="00000000" w:rsidRPr="00000000" w14:paraId="000000C2">
      <w:pPr>
        <w:numPr>
          <w:ilvl w:val="0"/>
          <w:numId w:val="28"/>
        </w:numPr>
        <w:ind w:left="720" w:hanging="360"/>
      </w:pPr>
      <w:r w:rsidDel="00000000" w:rsidR="00000000" w:rsidRPr="00000000">
        <w:rPr>
          <w:rtl w:val="0"/>
        </w:rPr>
        <w:t xml:space="preserve">Own - without DV - </w:t>
      </w:r>
      <w:r w:rsidDel="00000000" w:rsidR="00000000" w:rsidRPr="00000000">
        <w:rPr>
          <w:color w:val="ff0000"/>
          <w:rtl w:val="0"/>
        </w:rPr>
        <w:t xml:space="preserve">with DV (choice by participant)</w:t>
      </w:r>
      <w:r w:rsidDel="00000000" w:rsidR="00000000" w:rsidRPr="00000000">
        <w:rPr>
          <w:rtl w:val="0"/>
        </w:rPr>
        <w:t xml:space="preserve"> - Final [limit to two scenarios] - 1st </w:t>
      </w:r>
    </w:p>
    <w:p w:rsidR="00000000" w:rsidDel="00000000" w:rsidP="00000000" w:rsidRDefault="00000000" w:rsidRPr="00000000" w14:paraId="000000C3">
      <w:pPr>
        <w:numPr>
          <w:ilvl w:val="0"/>
          <w:numId w:val="28"/>
        </w:numPr>
        <w:ind w:left="720" w:hanging="360"/>
      </w:pPr>
      <w:r w:rsidDel="00000000" w:rsidR="00000000" w:rsidRPr="00000000">
        <w:rPr>
          <w:rtl w:val="0"/>
        </w:rPr>
        <w:t xml:space="preserve">Own - without DV - with DV (</w:t>
      </w:r>
      <w:r w:rsidDel="00000000" w:rsidR="00000000" w:rsidRPr="00000000">
        <w:rPr>
          <w:highlight w:val="yellow"/>
          <w:rtl w:val="0"/>
        </w:rPr>
        <w:t xml:space="preserve">based on 1st scenario selection</w:t>
      </w:r>
      <w:r w:rsidDel="00000000" w:rsidR="00000000" w:rsidRPr="00000000">
        <w:rPr>
          <w:rtl w:val="0"/>
        </w:rPr>
        <w:t xml:space="preserve">) - Final [limit to two scenarios] 2nd  </w:t>
      </w:r>
    </w:p>
    <w:p w:rsidR="00000000" w:rsidDel="00000000" w:rsidP="00000000" w:rsidRDefault="00000000" w:rsidRPr="00000000" w14:paraId="000000C4">
      <w:pPr>
        <w:numPr>
          <w:ilvl w:val="0"/>
          <w:numId w:val="28"/>
        </w:numPr>
        <w:ind w:left="720" w:hanging="360"/>
      </w:pPr>
      <w:r w:rsidDel="00000000" w:rsidR="00000000" w:rsidRPr="00000000">
        <w:rPr>
          <w:rtl w:val="0"/>
        </w:rPr>
        <w:t xml:space="preserve">4 scenarios [Highly ambiguous only] -&gt; </w:t>
      </w:r>
    </w:p>
    <w:p w:rsidR="00000000" w:rsidDel="00000000" w:rsidP="00000000" w:rsidRDefault="00000000" w:rsidRPr="00000000" w14:paraId="000000C5">
      <w:pPr>
        <w:numPr>
          <w:ilvl w:val="0"/>
          <w:numId w:val="28"/>
        </w:numPr>
        <w:ind w:left="720" w:hanging="360"/>
      </w:pPr>
      <w:r w:rsidDel="00000000" w:rsidR="00000000" w:rsidRPr="00000000">
        <w:rPr>
          <w:rtl w:val="0"/>
        </w:rPr>
        <w:t xml:space="preserve">With DV + Without DV </w:t>
      </w:r>
    </w:p>
    <w:p w:rsidR="00000000" w:rsidDel="00000000" w:rsidP="00000000" w:rsidRDefault="00000000" w:rsidRPr="00000000" w14:paraId="000000C6">
      <w:pPr>
        <w:numPr>
          <w:ilvl w:val="0"/>
          <w:numId w:val="28"/>
        </w:numPr>
        <w:ind w:left="720" w:hanging="360"/>
      </w:pPr>
      <w:r w:rsidDel="00000000" w:rsidR="00000000" w:rsidRPr="00000000">
        <w:rPr>
          <w:rtl w:val="0"/>
        </w:rPr>
        <w:t xml:space="preserve">Start with 2 without DV x 2 </w:t>
      </w:r>
    </w:p>
    <w:p w:rsidR="00000000" w:rsidDel="00000000" w:rsidP="00000000" w:rsidRDefault="00000000" w:rsidRPr="00000000" w14:paraId="000000C7">
      <w:pPr>
        <w:numPr>
          <w:ilvl w:val="0"/>
          <w:numId w:val="28"/>
        </w:numPr>
        <w:ind w:left="720" w:hanging="360"/>
      </w:pPr>
      <w:r w:rsidDel="00000000" w:rsidR="00000000" w:rsidRPr="00000000">
        <w:rPr>
          <w:rtl w:val="0"/>
        </w:rPr>
        <w:t xml:space="preserve">2 with DV x 2</w:t>
      </w:r>
    </w:p>
    <w:p w:rsidR="00000000" w:rsidDel="00000000" w:rsidP="00000000" w:rsidRDefault="00000000" w:rsidRPr="00000000" w14:paraId="000000C8">
      <w:pPr>
        <w:numPr>
          <w:ilvl w:val="1"/>
          <w:numId w:val="14"/>
        </w:numPr>
        <w:ind w:left="1440" w:hanging="360"/>
      </w:pPr>
      <w:r w:rsidDel="00000000" w:rsidR="00000000" w:rsidRPr="00000000">
        <w:rPr>
          <w:rtl w:val="0"/>
        </w:rPr>
        <w:t xml:space="preserve">Progressive disclosure, deliver feedback scenario by scenario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Sept 18th - presentation feedback</w:t>
      </w:r>
    </w:p>
    <w:p w:rsidR="00000000" w:rsidDel="00000000" w:rsidP="00000000" w:rsidRDefault="00000000" w:rsidRPr="00000000" w14:paraId="000000CD">
      <w:pPr>
        <w:numPr>
          <w:ilvl w:val="0"/>
          <w:numId w:val="39"/>
        </w:numPr>
        <w:ind w:left="720" w:hanging="360"/>
      </w:pPr>
      <w:r w:rsidDel="00000000" w:rsidR="00000000" w:rsidRPr="00000000">
        <w:rPr>
          <w:rtl w:val="0"/>
        </w:rPr>
        <w:t xml:space="preserve">RQ is asking in a leading way; make it more general (“Affect” instead of “improve” etc)</w:t>
      </w:r>
    </w:p>
    <w:p w:rsidR="00000000" w:rsidDel="00000000" w:rsidP="00000000" w:rsidRDefault="00000000" w:rsidRPr="00000000" w14:paraId="000000CE">
      <w:pPr>
        <w:numPr>
          <w:ilvl w:val="0"/>
          <w:numId w:val="39"/>
        </w:numPr>
        <w:ind w:left="720" w:hanging="360"/>
      </w:pPr>
      <w:r w:rsidDel="00000000" w:rsidR="00000000" w:rsidRPr="00000000">
        <w:rPr>
          <w:rtl w:val="0"/>
        </w:rPr>
        <w:t xml:space="preserve">How will AI responses be standardized to avoid the SAME agent giving different answers every time?</w:t>
      </w:r>
    </w:p>
    <w:p w:rsidR="00000000" w:rsidDel="00000000" w:rsidP="00000000" w:rsidRDefault="00000000" w:rsidRPr="00000000" w14:paraId="000000CF">
      <w:pPr>
        <w:numPr>
          <w:ilvl w:val="1"/>
          <w:numId w:val="39"/>
        </w:numPr>
        <w:ind w:left="1440" w:hanging="360"/>
      </w:pPr>
      <w:r w:rsidDel="00000000" w:rsidR="00000000" w:rsidRPr="00000000">
        <w:rPr>
          <w:rtl w:val="0"/>
        </w:rPr>
        <w:t xml:space="preserve">Ideas:</w:t>
      </w:r>
    </w:p>
    <w:p w:rsidR="00000000" w:rsidDel="00000000" w:rsidP="00000000" w:rsidRDefault="00000000" w:rsidRPr="00000000" w14:paraId="000000D0">
      <w:pPr>
        <w:numPr>
          <w:ilvl w:val="2"/>
          <w:numId w:val="39"/>
        </w:numPr>
        <w:ind w:left="2160" w:hanging="360"/>
      </w:pPr>
      <w:r w:rsidDel="00000000" w:rsidR="00000000" w:rsidRPr="00000000">
        <w:rPr>
          <w:rtl w:val="0"/>
        </w:rPr>
        <w:t xml:space="preserve">Guardrails (.MD)</w:t>
      </w:r>
    </w:p>
    <w:p w:rsidR="00000000" w:rsidDel="00000000" w:rsidP="00000000" w:rsidRDefault="00000000" w:rsidRPr="00000000" w14:paraId="000000D1">
      <w:pPr>
        <w:numPr>
          <w:ilvl w:val="2"/>
          <w:numId w:val="39"/>
        </w:numPr>
        <w:ind w:left="2160" w:hanging="360"/>
      </w:pPr>
      <w:r w:rsidDel="00000000" w:rsidR="00000000" w:rsidRPr="00000000">
        <w:rPr>
          <w:rtl w:val="0"/>
        </w:rPr>
        <w:t xml:space="preserve">Static (This is not as good because it is very similar to existing methods )</w:t>
      </w:r>
    </w:p>
    <w:p w:rsidR="00000000" w:rsidDel="00000000" w:rsidP="00000000" w:rsidRDefault="00000000" w:rsidRPr="00000000" w14:paraId="000000D2">
      <w:pPr>
        <w:numPr>
          <w:ilvl w:val="0"/>
          <w:numId w:val="39"/>
        </w:numPr>
        <w:ind w:left="720" w:hanging="360"/>
      </w:pPr>
      <w:r w:rsidDel="00000000" w:rsidR="00000000" w:rsidRPr="00000000">
        <w:rPr>
          <w:rtl w:val="0"/>
        </w:rPr>
        <w:t xml:space="preserve">Mockup - it is not immediately clear the user is getting AI advice; the (even psychologically and subconsciously) may alter user behaviour. </w:t>
      </w:r>
    </w:p>
    <w:p w:rsidR="00000000" w:rsidDel="00000000" w:rsidP="00000000" w:rsidRDefault="00000000" w:rsidRPr="00000000" w14:paraId="000000D3">
      <w:pPr>
        <w:ind w:left="720" w:firstLine="0"/>
        <w:rPr/>
      </w:pPr>
      <w:r w:rsidDel="00000000" w:rsidR="00000000" w:rsidRPr="00000000">
        <w:rPr>
          <w:rtl w:val="0"/>
        </w:rPr>
      </w:r>
    </w:p>
    <w:p w:rsidR="00000000" w:rsidDel="00000000" w:rsidP="00000000" w:rsidRDefault="00000000" w:rsidRPr="00000000" w14:paraId="000000D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vfst5p767aa"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24 Sept 2026 | FIT4701/2 Meeting - Agenti…</w:t>
      </w:r>
      <w:r w:rsidDel="00000000" w:rsidR="00000000" w:rsidRPr="00000000">
        <w:rPr>
          <w:rtl w:val="0"/>
        </w:rPr>
      </w:r>
    </w:p>
    <w:p w:rsidR="00000000" w:rsidDel="00000000" w:rsidP="00000000" w:rsidRDefault="00000000" w:rsidRPr="00000000" w14:paraId="000000D6">
      <w:pPr>
        <w:pStyle w:val="Heading2"/>
        <w:rPr/>
      </w:pPr>
      <w:bookmarkStart w:colFirst="0" w:colLast="0" w:name="_4yi1tj76ovsi" w:id="8"/>
      <w:bookmarkEnd w:id="8"/>
      <w:r w:rsidDel="00000000" w:rsidR="00000000" w:rsidRPr="00000000">
        <w:rPr>
          <w:rtl w:val="0"/>
        </w:rPr>
        <w:t xml:space="preserve">24 Sept 2026</w:t>
      </w:r>
      <w:r w:rsidDel="00000000" w:rsidR="00000000" w:rsidRPr="00000000">
        <w:rPr>
          <w:rtl w:val="0"/>
        </w:rPr>
        <w:t xml:space="preserve"> | </w:t>
      </w:r>
      <w:hyperlink r:id="rId13">
        <w:r w:rsidDel="00000000" w:rsidR="00000000" w:rsidRPr="00000000">
          <w:rPr>
            <w:color w:val="0000ee"/>
            <w:u w:val="single"/>
            <w:rtl w:val="0"/>
          </w:rPr>
          <w:t xml:space="preserve">FIT4701/2 Meeting - Agentic AI Platform</w:t>
        </w:r>
      </w:hyperlink>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Attendees: </w:t>
      </w:r>
      <w:hyperlink r:id="rId14">
        <w:r w:rsidDel="00000000" w:rsidR="00000000" w:rsidRPr="00000000">
          <w:rPr>
            <w:color w:val="0000ee"/>
            <w:u w:val="single"/>
            <w:rtl w:val="0"/>
          </w:rPr>
          <w:t xml:space="preserve">ABM Russel</w:t>
        </w:r>
      </w:hyperlink>
      <w:r w:rsidDel="00000000" w:rsidR="00000000" w:rsidRPr="00000000">
        <w:rPr>
          <w:rtl w:val="0"/>
        </w:rPr>
        <w:t xml:space="preserve"> </w:t>
      </w:r>
      <w:hyperlink r:id="rId15">
        <w:r w:rsidDel="00000000" w:rsidR="00000000" w:rsidRPr="00000000">
          <w:rPr>
            <w:color w:val="0000ee"/>
            <w:u w:val="single"/>
            <w:rtl w:val="0"/>
          </w:rPr>
          <w:t xml:space="preserve">Aryan Cyrus</w:t>
        </w:r>
      </w:hyperlink>
      <w:r w:rsidDel="00000000" w:rsidR="00000000" w:rsidRPr="00000000">
        <w:rPr>
          <w:rtl w:val="0"/>
        </w:rPr>
        <w:t xml:space="preserve"> </w:t>
      </w:r>
      <w:hyperlink r:id="rId16">
        <w:r w:rsidDel="00000000" w:rsidR="00000000" w:rsidRPr="00000000">
          <w:rPr>
            <w:color w:val="0000ee"/>
            <w:u w:val="single"/>
            <w:rtl w:val="0"/>
          </w:rPr>
          <w:t xml:space="preserve">Ubaid Irfan</w:t>
        </w:r>
      </w:hyperlink>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Notes</w:t>
      </w:r>
    </w:p>
    <w:p w:rsidR="00000000" w:rsidDel="00000000" w:rsidP="00000000" w:rsidRDefault="00000000" w:rsidRPr="00000000" w14:paraId="000000DA">
      <w:pPr>
        <w:numPr>
          <w:ilvl w:val="0"/>
          <w:numId w:val="30"/>
        </w:numPr>
        <w:ind w:left="720" w:hanging="360"/>
      </w:pPr>
      <w:r w:rsidDel="00000000" w:rsidR="00000000" w:rsidRPr="00000000">
        <w:rPr>
          <w:rtl w:val="0"/>
        </w:rPr>
        <w:t xml:space="preserve">Background </w:t>
      </w:r>
    </w:p>
    <w:p w:rsidR="00000000" w:rsidDel="00000000" w:rsidP="00000000" w:rsidRDefault="00000000" w:rsidRPr="00000000" w14:paraId="000000DB">
      <w:pPr>
        <w:numPr>
          <w:ilvl w:val="0"/>
          <w:numId w:val="30"/>
        </w:numPr>
        <w:ind w:left="720" w:hanging="360"/>
        <w:rPr>
          <w:highlight w:val="yellow"/>
        </w:rPr>
      </w:pPr>
      <w:r w:rsidDel="00000000" w:rsidR="00000000" w:rsidRPr="00000000">
        <w:rPr>
          <w:highlight w:val="yellow"/>
          <w:rtl w:val="0"/>
        </w:rPr>
        <w:t xml:space="preserve">Get started with Ethics and run before or during FYP-B.  </w:t>
      </w:r>
    </w:p>
    <w:p w:rsidR="00000000" w:rsidDel="00000000" w:rsidP="00000000" w:rsidRDefault="00000000" w:rsidRPr="00000000" w14:paraId="000000DC">
      <w:pPr>
        <w:numPr>
          <w:ilvl w:val="1"/>
          <w:numId w:val="30"/>
        </w:numPr>
        <w:ind w:left="1440" w:hanging="360"/>
        <w:rPr>
          <w:highlight w:val="yellow"/>
        </w:rPr>
      </w:pPr>
      <w:r w:rsidDel="00000000" w:rsidR="00000000" w:rsidRPr="00000000">
        <w:rPr>
          <w:highlight w:val="yellow"/>
          <w:rtl w:val="0"/>
        </w:rPr>
        <w:t xml:space="preserve">Docs 80% Done, to be reviewed by Russel </w:t>
      </w:r>
    </w:p>
    <w:p w:rsidR="00000000" w:rsidDel="00000000" w:rsidP="00000000" w:rsidRDefault="00000000" w:rsidRPr="00000000" w14:paraId="000000DD">
      <w:pPr>
        <w:numPr>
          <w:ilvl w:val="0"/>
          <w:numId w:val="30"/>
        </w:numPr>
        <w:ind w:left="720" w:hanging="360"/>
        <w:rPr>
          <w:highlight w:val="green"/>
        </w:rPr>
      </w:pPr>
      <w:r w:rsidDel="00000000" w:rsidR="00000000" w:rsidRPr="00000000">
        <w:rPr>
          <w:highlight w:val="green"/>
          <w:rtl w:val="0"/>
        </w:rPr>
        <w:t xml:space="preserve">Access to overleaf</w:t>
      </w:r>
    </w:p>
    <w:p w:rsidR="00000000" w:rsidDel="00000000" w:rsidP="00000000" w:rsidRDefault="00000000" w:rsidRPr="00000000" w14:paraId="000000DE">
      <w:pPr>
        <w:numPr>
          <w:ilvl w:val="0"/>
          <w:numId w:val="30"/>
        </w:numPr>
        <w:ind w:left="720" w:hanging="360"/>
      </w:pPr>
      <w:r w:rsidDel="00000000" w:rsidR="00000000" w:rsidRPr="00000000">
        <w:rPr>
          <w:rtl w:val="0"/>
        </w:rPr>
        <w:t xml:space="preserve">Introduction - Background/Lit review - Methodology - Preliminary results - Future work in S2.</w:t>
      </w:r>
    </w:p>
    <w:p w:rsidR="00000000" w:rsidDel="00000000" w:rsidP="00000000" w:rsidRDefault="00000000" w:rsidRPr="00000000" w14:paraId="000000DF">
      <w:pPr>
        <w:numPr>
          <w:ilvl w:val="0"/>
          <w:numId w:val="30"/>
        </w:numPr>
        <w:ind w:left="720" w:hanging="360"/>
      </w:pPr>
      <w:r w:rsidDel="00000000" w:rsidR="00000000" w:rsidRPr="00000000">
        <w:rPr>
          <w:rtl w:val="0"/>
        </w:rPr>
        <w:t xml:space="preserve">RRQs </w:t>
      </w:r>
    </w:p>
    <w:p w:rsidR="00000000" w:rsidDel="00000000" w:rsidP="00000000" w:rsidRDefault="00000000" w:rsidRPr="00000000" w14:paraId="000000E0">
      <w:pPr>
        <w:numPr>
          <w:ilvl w:val="0"/>
          <w:numId w:val="30"/>
        </w:numPr>
        <w:ind w:left="720" w:hanging="360"/>
      </w:pPr>
      <w:r w:rsidDel="00000000" w:rsidR="00000000" w:rsidRPr="00000000">
        <w:rPr>
          <w:rtl w:val="0"/>
        </w:rPr>
        <w:t xml:space="preserve">Methodology - Calculation ??? source (why this eq should remain same in our project)</w:t>
      </w:r>
    </w:p>
    <w:p w:rsidR="00000000" w:rsidDel="00000000" w:rsidP="00000000" w:rsidRDefault="00000000" w:rsidRPr="00000000" w14:paraId="000000E1">
      <w:pPr>
        <w:numPr>
          <w:ilvl w:val="0"/>
          <w:numId w:val="30"/>
        </w:numPr>
        <w:ind w:left="720" w:hanging="360"/>
      </w:pPr>
      <w:r w:rsidDel="00000000" w:rsidR="00000000" w:rsidRPr="00000000">
        <w:rPr>
          <w:rtl w:val="0"/>
        </w:rPr>
        <w:t xml:space="preserve">Preliminary results - Personas, FR &amp; NFRs, Mockups, survey design, data matched with RQs, identified all constraints, benchmarks (own + literature) - backed by stats…  </w:t>
      </w:r>
    </w:p>
    <w:p w:rsidR="00000000" w:rsidDel="00000000" w:rsidP="00000000" w:rsidRDefault="00000000" w:rsidRPr="00000000" w14:paraId="000000E2">
      <w:pPr>
        <w:numPr>
          <w:ilvl w:val="0"/>
          <w:numId w:val="30"/>
        </w:numPr>
        <w:ind w:left="720" w:hanging="360"/>
        <w:rPr>
          <w:highlight w:val="green"/>
        </w:rPr>
      </w:pPr>
      <w:r w:rsidDel="00000000" w:rsidR="00000000" w:rsidRPr="00000000">
        <w:rPr>
          <w:highlight w:val="green"/>
          <w:rtl w:val="0"/>
        </w:rPr>
        <w:t xml:space="preserve">Week 9 - Introduction + Background/Lit review (including RQs) + WORK ON PROTOTYPE FIRST DRAFT DONE</w:t>
      </w:r>
      <w:r w:rsidDel="00000000" w:rsidR="00000000" w:rsidRPr="00000000">
        <w:rPr>
          <w:rtl w:val="0"/>
        </w:rPr>
      </w:r>
    </w:p>
    <w:p w:rsidR="00000000" w:rsidDel="00000000" w:rsidP="00000000" w:rsidRDefault="00000000" w:rsidRPr="00000000" w14:paraId="000000E3">
      <w:pPr>
        <w:numPr>
          <w:ilvl w:val="0"/>
          <w:numId w:val="30"/>
        </w:numPr>
        <w:ind w:left="720" w:hanging="360"/>
      </w:pPr>
      <w:r w:rsidDel="00000000" w:rsidR="00000000" w:rsidRPr="00000000">
        <w:rPr>
          <w:rtl w:val="0"/>
        </w:rPr>
        <w:t xml:space="preserve">Week 10 - Methodology + Preliminary result</w:t>
      </w:r>
    </w:p>
    <w:p w:rsidR="00000000" w:rsidDel="00000000" w:rsidP="00000000" w:rsidRDefault="00000000" w:rsidRPr="00000000" w14:paraId="000000E4">
      <w:pPr>
        <w:numPr>
          <w:ilvl w:val="0"/>
          <w:numId w:val="30"/>
        </w:numPr>
        <w:ind w:left="720" w:hanging="360"/>
      </w:pPr>
      <w:r w:rsidDel="00000000" w:rsidR="00000000" w:rsidRPr="00000000">
        <w:rPr>
          <w:rtl w:val="0"/>
        </w:rPr>
        <w:t xml:space="preserve">Week 11- Final draft  </w:t>
      </w:r>
    </w:p>
    <w:p w:rsidR="00000000" w:rsidDel="00000000" w:rsidP="00000000" w:rsidRDefault="00000000" w:rsidRPr="00000000" w14:paraId="000000E5">
      <w:pPr>
        <w:numPr>
          <w:ilvl w:val="0"/>
          <w:numId w:val="30"/>
        </w:numPr>
        <w:ind w:left="720" w:hanging="360"/>
      </w:pPr>
      <w:r w:rsidDel="00000000" w:rsidR="00000000" w:rsidRPr="00000000">
        <w:rPr>
          <w:rtl w:val="0"/>
        </w:rPr>
        <w:t xml:space="preserve">Week 12 - Submit</w:t>
      </w:r>
    </w:p>
    <w:p w:rsidR="00000000" w:rsidDel="00000000" w:rsidP="00000000" w:rsidRDefault="00000000" w:rsidRPr="00000000" w14:paraId="000000E6">
      <w:pPr>
        <w:numPr>
          <w:ilvl w:val="0"/>
          <w:numId w:val="30"/>
        </w:numPr>
        <w:ind w:left="720" w:hanging="360"/>
      </w:pPr>
      <w:r w:rsidDel="00000000" w:rsidR="00000000" w:rsidRPr="00000000">
        <w:rPr>
          <w:rtl w:val="0"/>
        </w:rPr>
        <w:t xml:space="preserve">Make Ai agents dynamic - Static [need to control the outcome + constraints/guardrails]:</w:t>
      </w:r>
      <w:r w:rsidDel="00000000" w:rsidR="00000000" w:rsidRPr="00000000">
        <w:rPr>
          <w:highlight w:val="green"/>
          <w:rtl w:val="0"/>
        </w:rPr>
        <w:t xml:space="preserve"> </w:t>
      </w:r>
    </w:p>
    <w:p w:rsidR="00000000" w:rsidDel="00000000" w:rsidP="00000000" w:rsidRDefault="00000000" w:rsidRPr="00000000" w14:paraId="000000E7">
      <w:pPr>
        <w:numPr>
          <w:ilvl w:val="0"/>
          <w:numId w:val="30"/>
        </w:numPr>
        <w:ind w:left="720" w:hanging="360"/>
      </w:pPr>
      <w:r w:rsidDel="00000000" w:rsidR="00000000" w:rsidRPr="00000000">
        <w:rPr>
          <w:highlight w:val="green"/>
          <w:rtl w:val="0"/>
        </w:rPr>
        <w:t xml:space="preserve">Need a working prototype for Ethics (req gathering + evaluation) FIRST DRAFT DONE</w:t>
      </w:r>
    </w:p>
    <w:p w:rsidR="00000000" w:rsidDel="00000000" w:rsidP="00000000" w:rsidRDefault="00000000" w:rsidRPr="00000000" w14:paraId="000000E8">
      <w:pPr>
        <w:numPr>
          <w:ilvl w:val="0"/>
          <w:numId w:val="30"/>
        </w:numPr>
        <w:ind w:left="720" w:hanging="360"/>
      </w:pPr>
      <w:r w:rsidDel="00000000" w:rsidR="00000000" w:rsidRPr="00000000">
        <w:rPr>
          <w:rtl w:val="0"/>
        </w:rPr>
        <w:t xml:space="preserve">Prototype is separate from survey questions (qualitative and quantitative)</w:t>
      </w:r>
    </w:p>
    <w:p w:rsidR="00000000" w:rsidDel="00000000" w:rsidP="00000000" w:rsidRDefault="00000000" w:rsidRPr="00000000" w14:paraId="000000E9">
      <w:pPr>
        <w:numPr>
          <w:ilvl w:val="0"/>
          <w:numId w:val="30"/>
        </w:numPr>
        <w:ind w:left="720" w:hanging="360"/>
      </w:pPr>
      <w:r w:rsidDel="00000000" w:rsidR="00000000" w:rsidRPr="00000000">
        <w:rPr>
          <w:rtl w:val="0"/>
        </w:rPr>
        <w:t xml:space="preserve">Log the actions -&gt; </w:t>
      </w:r>
      <w:r w:rsidDel="00000000" w:rsidR="00000000" w:rsidRPr="00000000">
        <w:rPr>
          <w:highlight w:val="green"/>
          <w:rtl w:val="0"/>
        </w:rPr>
        <w:t xml:space="preserve">Logging: I implemented BARE MINIMUM VERSION in prototype: JSON LOGGING</w:t>
      </w:r>
      <w:r w:rsidDel="00000000" w:rsidR="00000000" w:rsidRPr="00000000">
        <w:rPr>
          <w:rtl w:val="0"/>
        </w:rPr>
        <w:br w:type="textWrapping"/>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b w:val="1"/>
          <w:bCs w:val="1"/>
          <w:rtl w:val="0"/>
        </w:rPr>
        <w:t xml:space="preserve">Sept 18th - presentation feedback</w:t>
      </w:r>
    </w:p>
    <w:p w:rsidR="00000000" w:rsidDel="00000000" w:rsidP="00000000" w:rsidRDefault="00000000" w:rsidRPr="00000000" w14:paraId="000000EC">
      <w:pPr>
        <w:numPr>
          <w:ilvl w:val="0"/>
          <w:numId w:val="27"/>
        </w:numPr>
        <w:ind w:left="720" w:hanging="360"/>
      </w:pPr>
      <w:r w:rsidDel="00000000" w:rsidR="00000000" w:rsidRPr="00000000">
        <w:rPr>
          <w:rtl w:val="0"/>
        </w:rPr>
        <w:t xml:space="preserve">RQ is asking in a leading way; make it more general (“Affect” instead of “improve” etc)</w:t>
      </w:r>
    </w:p>
    <w:p w:rsidR="00000000" w:rsidDel="00000000" w:rsidP="00000000" w:rsidRDefault="00000000" w:rsidRPr="00000000" w14:paraId="000000ED">
      <w:pPr>
        <w:numPr>
          <w:ilvl w:val="0"/>
          <w:numId w:val="27"/>
        </w:numPr>
        <w:ind w:left="720" w:hanging="360"/>
      </w:pPr>
      <w:r w:rsidDel="00000000" w:rsidR="00000000" w:rsidRPr="00000000">
        <w:rPr>
          <w:rtl w:val="0"/>
        </w:rPr>
        <w:t xml:space="preserve">How will AI responses be standardized to avoid the SAME agent giving different answers every time?</w:t>
      </w:r>
    </w:p>
    <w:p w:rsidR="00000000" w:rsidDel="00000000" w:rsidP="00000000" w:rsidRDefault="00000000" w:rsidRPr="00000000" w14:paraId="000000EE">
      <w:pPr>
        <w:numPr>
          <w:ilvl w:val="1"/>
          <w:numId w:val="27"/>
        </w:numPr>
        <w:ind w:left="1440" w:hanging="360"/>
      </w:pPr>
      <w:r w:rsidDel="00000000" w:rsidR="00000000" w:rsidRPr="00000000">
        <w:rPr>
          <w:rtl w:val="0"/>
        </w:rPr>
        <w:t xml:space="preserve">Ideas:</w:t>
      </w:r>
    </w:p>
    <w:p w:rsidR="00000000" w:rsidDel="00000000" w:rsidP="00000000" w:rsidRDefault="00000000" w:rsidRPr="00000000" w14:paraId="000000EF">
      <w:pPr>
        <w:numPr>
          <w:ilvl w:val="2"/>
          <w:numId w:val="27"/>
        </w:numPr>
        <w:ind w:left="2160" w:hanging="360"/>
      </w:pPr>
      <w:r w:rsidDel="00000000" w:rsidR="00000000" w:rsidRPr="00000000">
        <w:rPr>
          <w:rtl w:val="0"/>
        </w:rPr>
        <w:t xml:space="preserve">Guardrails (.MD)</w:t>
      </w:r>
    </w:p>
    <w:p w:rsidR="00000000" w:rsidDel="00000000" w:rsidP="00000000" w:rsidRDefault="00000000" w:rsidRPr="00000000" w14:paraId="000000F0">
      <w:pPr>
        <w:numPr>
          <w:ilvl w:val="2"/>
          <w:numId w:val="27"/>
        </w:numPr>
        <w:ind w:left="2160" w:hanging="360"/>
      </w:pPr>
      <w:r w:rsidDel="00000000" w:rsidR="00000000" w:rsidRPr="00000000">
        <w:rPr>
          <w:rtl w:val="0"/>
        </w:rPr>
        <w:t xml:space="preserve">Static (This is not as good because it is very similar to existing methods )</w:t>
      </w:r>
    </w:p>
    <w:p w:rsidR="00000000" w:rsidDel="00000000" w:rsidP="00000000" w:rsidRDefault="00000000" w:rsidRPr="00000000" w14:paraId="000000F1">
      <w:pPr>
        <w:numPr>
          <w:ilvl w:val="0"/>
          <w:numId w:val="27"/>
        </w:numPr>
        <w:ind w:left="720" w:hanging="360"/>
      </w:pPr>
      <w:r w:rsidDel="00000000" w:rsidR="00000000" w:rsidRPr="00000000">
        <w:rPr>
          <w:rtl w:val="0"/>
        </w:rPr>
        <w:t xml:space="preserve">Mockup - it is not immediately clear the user is getting AI advice; the (even psychologically and subconsciously) may alter user behaviour. </w:t>
      </w:r>
    </w:p>
    <w:p w:rsidR="00000000" w:rsidDel="00000000" w:rsidP="00000000" w:rsidRDefault="00000000" w:rsidRPr="00000000" w14:paraId="000000F2">
      <w:pPr>
        <w:ind w:left="720" w:firstLine="0"/>
        <w:rPr/>
      </w:pPr>
      <w:r w:rsidDel="00000000" w:rsidR="00000000" w:rsidRPr="00000000">
        <w:rPr>
          <w:rtl w:val="0"/>
        </w:rPr>
      </w:r>
    </w:p>
    <w:p w:rsidR="00000000" w:rsidDel="00000000" w:rsidP="00000000" w:rsidRDefault="00000000" w:rsidRPr="00000000" w14:paraId="000000F3">
      <w:pPr>
        <w:ind w:left="720" w:firstLine="0"/>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641qf2x2z0f"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15 Sept 2026 | FIT4701/2 Meeting - Agentic AI Pla…</w:t>
      </w:r>
      <w:r w:rsidDel="00000000" w:rsidR="00000000" w:rsidRPr="00000000">
        <w:rPr>
          <w:rtl w:val="0"/>
        </w:rPr>
      </w:r>
    </w:p>
    <w:p w:rsidR="00000000" w:rsidDel="00000000" w:rsidP="00000000" w:rsidRDefault="00000000" w:rsidRPr="00000000" w14:paraId="000000F8">
      <w:pPr>
        <w:pStyle w:val="Heading2"/>
        <w:rPr/>
      </w:pPr>
      <w:bookmarkStart w:colFirst="0" w:colLast="0" w:name="_8dckeim9o0e9" w:id="10"/>
      <w:bookmarkEnd w:id="10"/>
      <w:r w:rsidDel="00000000" w:rsidR="00000000" w:rsidRPr="00000000">
        <w:rPr>
          <w:rtl w:val="0"/>
        </w:rPr>
        <w:t xml:space="preserve">15 Sept 2026</w:t>
      </w:r>
      <w:r w:rsidDel="00000000" w:rsidR="00000000" w:rsidRPr="00000000">
        <w:rPr>
          <w:rtl w:val="0"/>
        </w:rPr>
        <w:t xml:space="preserve"> | </w:t>
      </w:r>
      <w:hyperlink r:id="rId17">
        <w:r w:rsidDel="00000000" w:rsidR="00000000" w:rsidRPr="00000000">
          <w:rPr>
            <w:color w:val="0000ee"/>
            <w:u w:val="single"/>
            <w:rtl w:val="0"/>
          </w:rPr>
          <w:t xml:space="preserve">FIT4701/2 Meeting - Agentic AI Platform</w:t>
        </w:r>
      </w:hyperlink>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Attendees: </w:t>
      </w:r>
      <w:hyperlink r:id="rId18">
        <w:r w:rsidDel="00000000" w:rsidR="00000000" w:rsidRPr="00000000">
          <w:rPr>
            <w:color w:val="0000ee"/>
            <w:u w:val="single"/>
            <w:rtl w:val="0"/>
          </w:rPr>
          <w:t xml:space="preserve">ABM Russel</w:t>
        </w:r>
      </w:hyperlink>
      <w:r w:rsidDel="00000000" w:rsidR="00000000" w:rsidRPr="00000000">
        <w:rPr>
          <w:rtl w:val="0"/>
        </w:rPr>
        <w:t xml:space="preserve"> </w:t>
      </w:r>
      <w:hyperlink r:id="rId19">
        <w:r w:rsidDel="00000000" w:rsidR="00000000" w:rsidRPr="00000000">
          <w:rPr>
            <w:color w:val="0000ee"/>
            <w:u w:val="single"/>
            <w:rtl w:val="0"/>
          </w:rPr>
          <w:t xml:space="preserve">Aryan Cyrus</w:t>
        </w:r>
      </w:hyperlink>
      <w:r w:rsidDel="00000000" w:rsidR="00000000" w:rsidRPr="00000000">
        <w:rPr>
          <w:rtl w:val="0"/>
        </w:rPr>
        <w:t xml:space="preserve"> </w:t>
      </w:r>
      <w:hyperlink r:id="rId20">
        <w:r w:rsidDel="00000000" w:rsidR="00000000" w:rsidRPr="00000000">
          <w:rPr>
            <w:color w:val="0000ee"/>
            <w:u w:val="single"/>
            <w:rtl w:val="0"/>
          </w:rPr>
          <w:t xml:space="preserve">Ubaid Irfan</w:t>
        </w:r>
      </w:hyperlink>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ind w:left="720" w:firstLine="0"/>
        <w:rPr/>
      </w:pPr>
      <w:r w:rsidDel="00000000" w:rsidR="00000000" w:rsidRPr="00000000">
        <w:rPr>
          <w:rtl w:val="0"/>
        </w:rPr>
        <w:br w:type="textWrapping"/>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Sept 18th - presentation feedback</w:t>
      </w:r>
    </w:p>
    <w:p w:rsidR="00000000" w:rsidDel="00000000" w:rsidP="00000000" w:rsidRDefault="00000000" w:rsidRPr="00000000" w14:paraId="000000FE">
      <w:pPr>
        <w:numPr>
          <w:ilvl w:val="0"/>
          <w:numId w:val="27"/>
        </w:numPr>
        <w:ind w:left="720" w:hanging="360"/>
      </w:pPr>
      <w:r w:rsidDel="00000000" w:rsidR="00000000" w:rsidRPr="00000000">
        <w:rPr>
          <w:rtl w:val="0"/>
        </w:rPr>
        <w:t xml:space="preserve">RQ is asking in a leading way; make it more general (“Affect” instead of “improve” etc)</w:t>
      </w:r>
    </w:p>
    <w:p w:rsidR="00000000" w:rsidDel="00000000" w:rsidP="00000000" w:rsidRDefault="00000000" w:rsidRPr="00000000" w14:paraId="000000FF">
      <w:pPr>
        <w:numPr>
          <w:ilvl w:val="0"/>
          <w:numId w:val="27"/>
        </w:numPr>
        <w:ind w:left="720" w:hanging="360"/>
      </w:pPr>
      <w:r w:rsidDel="00000000" w:rsidR="00000000" w:rsidRPr="00000000">
        <w:rPr>
          <w:rtl w:val="0"/>
        </w:rPr>
        <w:t xml:space="preserve">How will AI responses be standardized to avoid the SAME agent giving different answers every time?</w:t>
      </w:r>
    </w:p>
    <w:p w:rsidR="00000000" w:rsidDel="00000000" w:rsidP="00000000" w:rsidRDefault="00000000" w:rsidRPr="00000000" w14:paraId="00000100">
      <w:pPr>
        <w:numPr>
          <w:ilvl w:val="1"/>
          <w:numId w:val="27"/>
        </w:numPr>
        <w:ind w:left="1440" w:hanging="360"/>
      </w:pPr>
      <w:r w:rsidDel="00000000" w:rsidR="00000000" w:rsidRPr="00000000">
        <w:rPr>
          <w:rtl w:val="0"/>
        </w:rPr>
        <w:t xml:space="preserve">Ideas:</w:t>
      </w:r>
    </w:p>
    <w:p w:rsidR="00000000" w:rsidDel="00000000" w:rsidP="00000000" w:rsidRDefault="00000000" w:rsidRPr="00000000" w14:paraId="00000101">
      <w:pPr>
        <w:numPr>
          <w:ilvl w:val="2"/>
          <w:numId w:val="27"/>
        </w:numPr>
        <w:ind w:left="2160" w:hanging="360"/>
      </w:pPr>
      <w:r w:rsidDel="00000000" w:rsidR="00000000" w:rsidRPr="00000000">
        <w:rPr>
          <w:rtl w:val="0"/>
        </w:rPr>
        <w:t xml:space="preserve">Guardrails (.MD)</w:t>
      </w:r>
    </w:p>
    <w:p w:rsidR="00000000" w:rsidDel="00000000" w:rsidP="00000000" w:rsidRDefault="00000000" w:rsidRPr="00000000" w14:paraId="00000102">
      <w:pPr>
        <w:numPr>
          <w:ilvl w:val="2"/>
          <w:numId w:val="27"/>
        </w:numPr>
        <w:ind w:left="2160" w:hanging="360"/>
      </w:pPr>
      <w:r w:rsidDel="00000000" w:rsidR="00000000" w:rsidRPr="00000000">
        <w:rPr>
          <w:rtl w:val="0"/>
        </w:rPr>
        <w:t xml:space="preserve">Static (This is not as good because it is very similar to existing methods )</w:t>
      </w:r>
    </w:p>
    <w:p w:rsidR="00000000" w:rsidDel="00000000" w:rsidP="00000000" w:rsidRDefault="00000000" w:rsidRPr="00000000" w14:paraId="00000103">
      <w:pPr>
        <w:numPr>
          <w:ilvl w:val="0"/>
          <w:numId w:val="27"/>
        </w:numPr>
        <w:ind w:left="720" w:hanging="360"/>
      </w:pPr>
      <w:r w:rsidDel="00000000" w:rsidR="00000000" w:rsidRPr="00000000">
        <w:rPr>
          <w:rtl w:val="0"/>
        </w:rPr>
        <w:t xml:space="preserve">Mockup - it is not immediately clear the user is getting AI advice; the (even psychologically and subconsciously) may alter user behaviour. </w:t>
      </w:r>
    </w:p>
    <w:p w:rsidR="00000000" w:rsidDel="00000000" w:rsidP="00000000" w:rsidRDefault="00000000" w:rsidRPr="00000000" w14:paraId="00000104">
      <w:pPr>
        <w:ind w:left="720" w:firstLine="0"/>
        <w:rPr/>
      </w:pPr>
      <w:r w:rsidDel="00000000" w:rsidR="00000000" w:rsidRPr="00000000">
        <w:rPr>
          <w:rtl w:val="0"/>
        </w:rPr>
      </w:r>
    </w:p>
    <w:p w:rsidR="00000000" w:rsidDel="00000000" w:rsidP="00000000" w:rsidRDefault="00000000" w:rsidRPr="00000000" w14:paraId="00000105">
      <w:pPr>
        <w:ind w:left="720" w:firstLine="0"/>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e33r4xudn5b"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 Sept 2026 | FIT4701/2 Meeting</w:t>
      </w:r>
      <w:r w:rsidDel="00000000" w:rsidR="00000000" w:rsidRPr="00000000">
        <w:rPr>
          <w:rtl w:val="0"/>
        </w:rPr>
      </w:r>
    </w:p>
    <w:p w:rsidR="00000000" w:rsidDel="00000000" w:rsidP="00000000" w:rsidRDefault="00000000" w:rsidRPr="00000000" w14:paraId="0000010A">
      <w:pPr>
        <w:pStyle w:val="Heading2"/>
        <w:rPr/>
      </w:pPr>
      <w:bookmarkStart w:colFirst="0" w:colLast="0" w:name="_tbtjpjz0d3i6" w:id="12"/>
      <w:bookmarkEnd w:id="12"/>
      <w:r w:rsidDel="00000000" w:rsidR="00000000" w:rsidRPr="00000000">
        <w:rPr>
          <w:rtl w:val="0"/>
        </w:rPr>
        <w:t xml:space="preserve">8 Sept 2026</w:t>
      </w:r>
      <w:r w:rsidDel="00000000" w:rsidR="00000000" w:rsidRPr="00000000">
        <w:rPr>
          <w:rtl w:val="0"/>
        </w:rPr>
        <w:t xml:space="preserve"> | </w:t>
      </w:r>
      <w:hyperlink r:id="rId21">
        <w:r w:rsidDel="00000000" w:rsidR="00000000" w:rsidRPr="00000000">
          <w:rPr>
            <w:color w:val="0000ee"/>
            <w:u w:val="single"/>
            <w:rtl w:val="0"/>
          </w:rPr>
          <w:t xml:space="preserve">FIT4701/2 Meeting - Agentic AI Platform</w:t>
        </w:r>
      </w:hyperlink>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Attendees: </w:t>
      </w:r>
      <w:hyperlink r:id="rId22">
        <w:r w:rsidDel="00000000" w:rsidR="00000000" w:rsidRPr="00000000">
          <w:rPr>
            <w:color w:val="0000ee"/>
            <w:u w:val="single"/>
            <w:rtl w:val="0"/>
          </w:rPr>
          <w:t xml:space="preserve">ABM Russel</w:t>
        </w:r>
      </w:hyperlink>
      <w:r w:rsidDel="00000000" w:rsidR="00000000" w:rsidRPr="00000000">
        <w:rPr>
          <w:rtl w:val="0"/>
        </w:rPr>
        <w:t xml:space="preserve"> </w:t>
      </w:r>
      <w:hyperlink r:id="rId23">
        <w:r w:rsidDel="00000000" w:rsidR="00000000" w:rsidRPr="00000000">
          <w:rPr>
            <w:color w:val="0000ee"/>
            <w:u w:val="single"/>
            <w:rtl w:val="0"/>
          </w:rPr>
          <w:t xml:space="preserve">Aryan Cyrus</w:t>
        </w:r>
      </w:hyperlink>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numPr>
          <w:ilvl w:val="0"/>
          <w:numId w:val="40"/>
        </w:numPr>
        <w:ind w:left="720" w:hanging="360"/>
      </w:pPr>
      <w:r w:rsidDel="00000000" w:rsidR="00000000" w:rsidRPr="00000000">
        <w:rPr>
          <w:strike w:val="1"/>
          <w:rtl w:val="0"/>
        </w:rPr>
        <w:t xml:space="preserve">Setup Git repository </w:t>
      </w:r>
    </w:p>
    <w:p w:rsidR="00000000" w:rsidDel="00000000" w:rsidP="00000000" w:rsidRDefault="00000000" w:rsidRPr="00000000" w14:paraId="0000010E">
      <w:pPr>
        <w:numPr>
          <w:ilvl w:val="0"/>
          <w:numId w:val="40"/>
        </w:numPr>
        <w:ind w:left="720" w:hanging="360"/>
      </w:pPr>
      <w:r w:rsidDel="00000000" w:rsidR="00000000" w:rsidRPr="00000000">
        <w:rPr>
          <w:strike w:val="1"/>
          <w:rtl w:val="0"/>
        </w:rPr>
        <w:t xml:space="preserve">Select tech stack</w:t>
      </w:r>
    </w:p>
    <w:p w:rsidR="00000000" w:rsidDel="00000000" w:rsidP="00000000" w:rsidRDefault="00000000" w:rsidRPr="00000000" w14:paraId="0000010F">
      <w:pPr>
        <w:ind w:left="720" w:firstLine="0"/>
        <w:rPr/>
      </w:pPr>
      <w:r w:rsidDel="00000000" w:rsidR="00000000" w:rsidRPr="00000000">
        <w:rPr>
          <w:b w:val="1"/>
          <w:bCs w:val="1"/>
          <w:rtl w:val="0"/>
        </w:rPr>
        <w:t xml:space="preserve">Frontend</w:t>
      </w:r>
      <w:r w:rsidDel="00000000" w:rsidR="00000000" w:rsidRPr="00000000">
        <w:rPr>
          <w:rtl w:val="0"/>
        </w:rPr>
        <w:t xml:space="preserve">: Vue+tailwind frontend (Typescript)</w:t>
      </w:r>
    </w:p>
    <w:p w:rsidR="00000000" w:rsidDel="00000000" w:rsidP="00000000" w:rsidRDefault="00000000" w:rsidRPr="00000000" w14:paraId="00000110">
      <w:pPr>
        <w:ind w:left="720" w:firstLine="0"/>
        <w:rPr/>
      </w:pPr>
      <w:r w:rsidDel="00000000" w:rsidR="00000000" w:rsidRPr="00000000">
        <w:rPr>
          <w:b w:val="1"/>
          <w:bCs w:val="1"/>
          <w:rtl w:val="0"/>
        </w:rPr>
        <w:t xml:space="preserve">Backend</w:t>
      </w:r>
      <w:r w:rsidDel="00000000" w:rsidR="00000000" w:rsidRPr="00000000">
        <w:rPr>
          <w:rtl w:val="0"/>
        </w:rPr>
        <w:t xml:space="preserve">: Express.js </w:t>
      </w:r>
    </w:p>
    <w:p w:rsidR="00000000" w:rsidDel="00000000" w:rsidP="00000000" w:rsidRDefault="00000000" w:rsidRPr="00000000" w14:paraId="00000111">
      <w:pPr>
        <w:ind w:left="720" w:firstLine="0"/>
        <w:rPr>
          <w:b w:val="1"/>
          <w:bCs w:val="1"/>
        </w:rPr>
      </w:pPr>
      <w:r w:rsidDel="00000000" w:rsidR="00000000" w:rsidRPr="00000000">
        <w:rPr>
          <w:rtl w:val="0"/>
        </w:rPr>
        <w:t xml:space="preserve">Containerised using </w:t>
      </w:r>
      <w:r w:rsidDel="00000000" w:rsidR="00000000" w:rsidRPr="00000000">
        <w:rPr>
          <w:b w:val="1"/>
          <w:bCs w:val="1"/>
          <w:rtl w:val="0"/>
        </w:rPr>
        <w:t xml:space="preserve">Docker</w:t>
      </w:r>
    </w:p>
    <w:p w:rsidR="00000000" w:rsidDel="00000000" w:rsidP="00000000" w:rsidRDefault="00000000" w:rsidRPr="00000000" w14:paraId="00000112">
      <w:pPr>
        <w:ind w:left="720" w:firstLine="0"/>
        <w:rPr/>
      </w:pPr>
      <w:r w:rsidDel="00000000" w:rsidR="00000000" w:rsidRPr="00000000">
        <w:rPr>
          <w:b w:val="1"/>
          <w:bCs w:val="1"/>
          <w:rtl w:val="0"/>
        </w:rPr>
        <w:t xml:space="preserve">Firebase </w:t>
      </w:r>
      <w:r w:rsidDel="00000000" w:rsidR="00000000" w:rsidRPr="00000000">
        <w:rPr>
          <w:rtl w:val="0"/>
        </w:rPr>
        <w:t xml:space="preserve">for any authentication, </w:t>
      </w:r>
      <w:r w:rsidDel="00000000" w:rsidR="00000000" w:rsidRPr="00000000">
        <w:rPr>
          <w:rtl w:val="0"/>
        </w:rPr>
        <w:t xml:space="preserve">Database</w:t>
      </w:r>
      <w:r w:rsidDel="00000000" w:rsidR="00000000" w:rsidRPr="00000000">
        <w:rPr>
          <w:rtl w:val="0"/>
        </w:rPr>
        <w:t xml:space="preserve"> and deployment</w:t>
      </w:r>
    </w:p>
    <w:p w:rsidR="00000000" w:rsidDel="00000000" w:rsidP="00000000" w:rsidRDefault="00000000" w:rsidRPr="00000000" w14:paraId="00000113">
      <w:pPr>
        <w:ind w:left="720" w:firstLine="0"/>
        <w:rPr/>
      </w:pPr>
      <w:r w:rsidDel="00000000" w:rsidR="00000000" w:rsidRPr="00000000">
        <w:rPr>
          <w:rtl w:val="0"/>
        </w:rPr>
        <w:t xml:space="preserve">Github for git management</w:t>
      </w:r>
    </w:p>
    <w:p w:rsidR="00000000" w:rsidDel="00000000" w:rsidP="00000000" w:rsidRDefault="00000000" w:rsidRPr="00000000" w14:paraId="00000114">
      <w:pPr>
        <w:ind w:left="720" w:firstLine="0"/>
        <w:rPr/>
      </w:pPr>
      <w:r w:rsidDel="00000000" w:rsidR="00000000" w:rsidRPr="00000000">
        <w:rPr>
          <w:rtl w:val="0"/>
        </w:rPr>
        <w:t xml:space="preserve">Claude sonnet 5 for AI model</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numPr>
          <w:ilvl w:val="0"/>
          <w:numId w:val="40"/>
        </w:numPr>
        <w:ind w:left="720" w:hanging="360"/>
      </w:pPr>
      <w:r w:rsidDel="00000000" w:rsidR="00000000" w:rsidRPr="00000000">
        <w:rPr>
          <w:rtl w:val="0"/>
        </w:rPr>
        <w:t xml:space="preserve">Update the poster (exclude marketing items)</w:t>
      </w:r>
    </w:p>
    <w:p w:rsidR="00000000" w:rsidDel="00000000" w:rsidP="00000000" w:rsidRDefault="00000000" w:rsidRPr="00000000" w14:paraId="00000117">
      <w:pPr>
        <w:numPr>
          <w:ilvl w:val="0"/>
          <w:numId w:val="40"/>
        </w:numPr>
        <w:ind w:left="720" w:hanging="360"/>
      </w:pPr>
      <w:r w:rsidDel="00000000" w:rsidR="00000000" w:rsidRPr="00000000">
        <w:rPr>
          <w:strike w:val="1"/>
          <w:rtl w:val="0"/>
        </w:rPr>
        <w:t xml:space="preserve">Develop formula to calculate score </w:t>
      </w:r>
    </w:p>
    <w:p w:rsidR="00000000" w:rsidDel="00000000" w:rsidP="00000000" w:rsidRDefault="00000000" w:rsidRPr="00000000" w14:paraId="00000118">
      <w:pPr>
        <w:ind w:left="720" w:firstLine="0"/>
        <w:rPr/>
      </w:pPr>
      <w:r w:rsidDel="00000000" w:rsidR="00000000" w:rsidRPr="00000000">
        <w:rPr>
          <w:rtl w:val="0"/>
        </w:rPr>
        <w:t xml:space="preserve">Honestly, maybe this is a bad idea. The scoring of agents DEPENDS ON SITUATION/Senario. Some scenarios TIME is most important, some scenarios LEGAL consideration is most important. </w:t>
      </w:r>
    </w:p>
    <w:p w:rsidR="00000000" w:rsidDel="00000000" w:rsidP="00000000" w:rsidRDefault="00000000" w:rsidRPr="00000000" w14:paraId="00000119">
      <w:pPr>
        <w:ind w:left="720" w:firstLine="0"/>
        <w:rPr/>
      </w:pPr>
      <w:r w:rsidDel="00000000" w:rsidR="00000000" w:rsidRPr="00000000">
        <w:rPr>
          <w:rtl w:val="0"/>
        </w:rPr>
      </w:r>
    </w:p>
    <w:p w:rsidR="00000000" w:rsidDel="00000000" w:rsidP="00000000" w:rsidRDefault="00000000" w:rsidRPr="00000000" w14:paraId="0000011A">
      <w:pPr>
        <w:ind w:left="720" w:firstLine="0"/>
        <w:rPr/>
      </w:pPr>
      <w:r w:rsidDel="00000000" w:rsidR="00000000" w:rsidRPr="00000000">
        <w:rPr>
          <w:rtl w:val="0"/>
        </w:rPr>
        <w:t xml:space="preserve">MY SOLUTION 1: Weighted scoring system CUSTOMISED for each scenario. </w:t>
      </w:r>
    </w:p>
    <w:p w:rsidR="00000000" w:rsidDel="00000000" w:rsidP="00000000" w:rsidRDefault="00000000" w:rsidRPr="00000000" w14:paraId="0000011B">
      <w:pPr>
        <w:ind w:left="720" w:firstLine="0"/>
        <w:rPr/>
      </w:pPr>
      <w:r w:rsidDel="00000000" w:rsidR="00000000" w:rsidRPr="00000000">
        <w:rPr>
          <w:rtl w:val="0"/>
        </w:rPr>
        <w:t xml:space="preserve">Example:</w:t>
      </w:r>
    </w:p>
    <w:p w:rsidR="00000000" w:rsidDel="00000000" w:rsidP="00000000" w:rsidRDefault="00000000" w:rsidRPr="00000000" w14:paraId="0000011C">
      <w:pPr>
        <w:numPr>
          <w:ilvl w:val="0"/>
          <w:numId w:val="20"/>
        </w:numPr>
        <w:ind w:left="1440" w:hanging="360"/>
      </w:pPr>
      <w:r w:rsidDel="00000000" w:rsidR="00000000" w:rsidRPr="00000000">
        <w:rPr>
          <w:rtl w:val="0"/>
        </w:rPr>
        <w:t xml:space="preserve">Agent 1: 1 vote</w:t>
      </w:r>
    </w:p>
    <w:p w:rsidR="00000000" w:rsidDel="00000000" w:rsidP="00000000" w:rsidRDefault="00000000" w:rsidRPr="00000000" w14:paraId="0000011D">
      <w:pPr>
        <w:numPr>
          <w:ilvl w:val="0"/>
          <w:numId w:val="20"/>
        </w:numPr>
        <w:ind w:left="1440" w:hanging="360"/>
      </w:pPr>
      <w:r w:rsidDel="00000000" w:rsidR="00000000" w:rsidRPr="00000000">
        <w:rPr>
          <w:rtl w:val="0"/>
        </w:rPr>
        <w:t xml:space="preserve">Agent 2: 2 votes</w:t>
      </w:r>
    </w:p>
    <w:p w:rsidR="00000000" w:rsidDel="00000000" w:rsidP="00000000" w:rsidRDefault="00000000" w:rsidRPr="00000000" w14:paraId="0000011E">
      <w:pPr>
        <w:numPr>
          <w:ilvl w:val="0"/>
          <w:numId w:val="20"/>
        </w:numPr>
        <w:ind w:left="1440" w:hanging="360"/>
      </w:pPr>
      <w:r w:rsidDel="00000000" w:rsidR="00000000" w:rsidRPr="00000000">
        <w:rPr>
          <w:rtl w:val="0"/>
        </w:rPr>
        <w:t xml:space="preserve">Agent 3: 0.5 votes</w:t>
      </w:r>
    </w:p>
    <w:p w:rsidR="00000000" w:rsidDel="00000000" w:rsidP="00000000" w:rsidRDefault="00000000" w:rsidRPr="00000000" w14:paraId="0000011F">
      <w:pPr>
        <w:ind w:left="1440" w:firstLine="0"/>
        <w:rPr/>
      </w:pPr>
      <w:r w:rsidDel="00000000" w:rsidR="00000000" w:rsidRPr="00000000">
        <w:rPr>
          <w:rtl w:val="0"/>
        </w:rPr>
        <w:t xml:space="preserve">etc </w:t>
      </w:r>
    </w:p>
    <w:p w:rsidR="00000000" w:rsidDel="00000000" w:rsidP="00000000" w:rsidRDefault="00000000" w:rsidRPr="00000000" w14:paraId="00000120">
      <w:pPr>
        <w:ind w:left="1440" w:firstLine="0"/>
        <w:rPr/>
      </w:pPr>
      <w:r w:rsidDel="00000000" w:rsidR="00000000" w:rsidRPr="00000000">
        <w:rPr>
          <w:rtl w:val="0"/>
        </w:rPr>
        <w:t xml:space="preserve">Weighting ranked by EXPERTS</w:t>
      </w:r>
    </w:p>
    <w:p w:rsidR="00000000" w:rsidDel="00000000" w:rsidP="00000000" w:rsidRDefault="00000000" w:rsidRPr="00000000" w14:paraId="00000121">
      <w:pPr>
        <w:ind w:left="1440" w:firstLine="0"/>
        <w:rPr/>
      </w:pPr>
      <w:r w:rsidDel="00000000" w:rsidR="00000000" w:rsidRPr="00000000">
        <w:rPr>
          <w:rtl w:val="0"/>
        </w:rPr>
        <w:t xml:space="preserve">WE DO NOT SHOW WEIGHTING TO USERS</w:t>
      </w:r>
    </w:p>
    <w:p w:rsidR="00000000" w:rsidDel="00000000" w:rsidP="00000000" w:rsidRDefault="00000000" w:rsidRPr="00000000" w14:paraId="00000122">
      <w:pPr>
        <w:ind w:left="720" w:firstLine="0"/>
        <w:rPr/>
      </w:pPr>
      <w:r w:rsidDel="00000000" w:rsidR="00000000" w:rsidRPr="00000000">
        <w:rPr>
          <w:rtl w:val="0"/>
        </w:rPr>
      </w:r>
    </w:p>
    <w:p w:rsidR="00000000" w:rsidDel="00000000" w:rsidP="00000000" w:rsidRDefault="00000000" w:rsidRPr="00000000" w14:paraId="00000123">
      <w:pPr>
        <w:numPr>
          <w:ilvl w:val="0"/>
          <w:numId w:val="40"/>
        </w:numPr>
        <w:ind w:left="720" w:hanging="360"/>
      </w:pPr>
      <w:r w:rsidDel="00000000" w:rsidR="00000000" w:rsidRPr="00000000">
        <w:rPr>
          <w:rtl w:val="0"/>
        </w:rPr>
        <w:t xml:space="preserve">Draft ppt - 10 mins (Introduction + Background + Lit reviews + Aim + RQs + methodology + preliminary results (mockups, personas and demo of stack + week by week timeline till May 2027/ Gantt chart))</w:t>
      </w:r>
    </w:p>
    <w:p w:rsidR="00000000" w:rsidDel="00000000" w:rsidP="00000000" w:rsidRDefault="00000000" w:rsidRPr="00000000" w14:paraId="00000124">
      <w:pPr>
        <w:numPr>
          <w:ilvl w:val="0"/>
          <w:numId w:val="40"/>
        </w:numPr>
        <w:ind w:left="720" w:hanging="360"/>
      </w:pPr>
      <w:r w:rsidDel="00000000" w:rsidR="00000000" w:rsidRPr="00000000">
        <w:rPr>
          <w:strike w:val="1"/>
          <w:rtl w:val="0"/>
        </w:rPr>
        <w:t xml:space="preserve">Contact interview panel to confirm presentation time [URGENT 4pm Friday 18th]</w:t>
      </w:r>
    </w:p>
    <w:p w:rsidR="00000000" w:rsidDel="00000000" w:rsidP="00000000" w:rsidRDefault="00000000" w:rsidRPr="00000000" w14:paraId="00000125">
      <w:pPr>
        <w:numPr>
          <w:ilvl w:val="0"/>
          <w:numId w:val="40"/>
        </w:numPr>
        <w:ind w:left="720" w:hanging="360"/>
      </w:pPr>
      <w:r w:rsidDel="00000000" w:rsidR="00000000" w:rsidRPr="00000000">
        <w:rPr>
          <w:strike w:val="1"/>
          <w:rtl w:val="0"/>
        </w:rPr>
        <w:t xml:space="preserve">Populate slides</w:t>
      </w:r>
    </w:p>
    <w:p w:rsidR="00000000" w:rsidDel="00000000" w:rsidP="00000000" w:rsidRDefault="00000000" w:rsidRPr="00000000" w14:paraId="00000126">
      <w:pPr>
        <w:numPr>
          <w:ilvl w:val="0"/>
          <w:numId w:val="40"/>
        </w:numPr>
        <w:ind w:left="720" w:hanging="360"/>
      </w:pPr>
      <w:r w:rsidDel="00000000" w:rsidR="00000000" w:rsidRPr="00000000">
        <w:rPr>
          <w:rtl w:val="0"/>
        </w:rPr>
        <w:t xml:space="preserve">Ethics application status? [Aryan: Filled some sections out, only document uploads to go]</w:t>
      </w:r>
    </w:p>
    <w:p w:rsidR="00000000" w:rsidDel="00000000" w:rsidP="00000000" w:rsidRDefault="00000000" w:rsidRPr="00000000" w14:paraId="00000127">
      <w:pPr>
        <w:numPr>
          <w:ilvl w:val="0"/>
          <w:numId w:val="40"/>
        </w:numPr>
        <w:ind w:left="720" w:hanging="360"/>
      </w:pPr>
      <w:r w:rsidDel="00000000" w:rsidR="00000000" w:rsidRPr="00000000">
        <w:rPr>
          <w:strike w:val="1"/>
          <w:rtl w:val="0"/>
        </w:rPr>
        <w:t xml:space="preserve">Overleaf access?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spacing w:line="256.8" w:lineRule="auto"/>
        <w:rPr>
          <w:b w:val="1"/>
          <w:bCs w:val="1"/>
          <w:highlight w:val="yellow"/>
        </w:rPr>
      </w:pPr>
      <w:r w:rsidDel="00000000" w:rsidR="00000000" w:rsidRPr="00000000">
        <w:rPr>
          <w:b w:val="1"/>
          <w:bCs w:val="1"/>
          <w:highlight w:val="yellow"/>
          <w:rtl w:val="0"/>
        </w:rPr>
        <w:t xml:space="preserve">"Investigate whether adding governance mechanisms to a multi-agent AI ethics-training platform reduce students' over-reliance on the AI and improve their ethical decision-making”</w:t>
      </w:r>
    </w:p>
    <w:p w:rsidR="00000000" w:rsidDel="00000000" w:rsidP="00000000" w:rsidRDefault="00000000" w:rsidRPr="00000000" w14:paraId="0000012A">
      <w:pPr>
        <w:spacing w:line="256.8" w:lineRule="auto"/>
        <w:rPr>
          <w:b w:val="1"/>
          <w:bCs w:val="1"/>
        </w:rPr>
      </w:pPr>
      <w:r w:rsidDel="00000000" w:rsidR="00000000" w:rsidRPr="00000000">
        <w:rPr>
          <w:rtl w:val="0"/>
        </w:rPr>
      </w:r>
    </w:p>
    <w:p w:rsidR="00000000" w:rsidDel="00000000" w:rsidP="00000000" w:rsidRDefault="00000000" w:rsidRPr="00000000" w14:paraId="0000012B">
      <w:pPr>
        <w:spacing w:line="256.8" w:lineRule="auto"/>
        <w:rPr/>
      </w:pPr>
      <w:r w:rsidDel="00000000" w:rsidR="00000000" w:rsidRPr="00000000">
        <w:rPr>
          <w:b w:val="1"/>
          <w:bCs w:val="1"/>
          <w:rtl w:val="0"/>
        </w:rPr>
        <w:t xml:space="preserve">Central RQ: Do we need governance mechanisms to a multi-agent AI ethics-training platform?</w:t>
      </w:r>
      <w:r w:rsidDel="00000000" w:rsidR="00000000" w:rsidRPr="00000000">
        <w:rPr>
          <w:rtl w:val="0"/>
        </w:rPr>
      </w:r>
    </w:p>
    <w:p w:rsidR="00000000" w:rsidDel="00000000" w:rsidP="00000000" w:rsidRDefault="00000000" w:rsidRPr="00000000" w14:paraId="0000012C">
      <w:pPr>
        <w:numPr>
          <w:ilvl w:val="0"/>
          <w:numId w:val="18"/>
        </w:numPr>
        <w:ind w:left="720" w:hanging="360"/>
      </w:pPr>
      <w:r w:rsidDel="00000000" w:rsidR="00000000" w:rsidRPr="00000000">
        <w:rPr>
          <w:rtl w:val="0"/>
        </w:rPr>
        <w:t xml:space="preserve">Convert issues into RQs backed by lit survey </w:t>
      </w:r>
    </w:p>
    <w:p w:rsidR="00000000" w:rsidDel="00000000" w:rsidP="00000000" w:rsidRDefault="00000000" w:rsidRPr="00000000" w14:paraId="0000012D">
      <w:pPr>
        <w:numPr>
          <w:ilvl w:val="0"/>
          <w:numId w:val="18"/>
        </w:numPr>
        <w:ind w:left="1440" w:hanging="360"/>
      </w:pPr>
      <w:r w:rsidDel="00000000" w:rsidR="00000000" w:rsidRPr="00000000">
        <w:rPr>
          <w:rtl w:val="0"/>
        </w:rPr>
        <w:t xml:space="preserve">Unique roles to each agent</w:t>
      </w:r>
    </w:p>
    <w:p w:rsidR="00000000" w:rsidDel="00000000" w:rsidP="00000000" w:rsidRDefault="00000000" w:rsidRPr="00000000" w14:paraId="0000012E">
      <w:pPr>
        <w:numPr>
          <w:ilvl w:val="0"/>
          <w:numId w:val="18"/>
        </w:numPr>
        <w:ind w:left="1440" w:hanging="360"/>
      </w:pPr>
      <w:r w:rsidDel="00000000" w:rsidR="00000000" w:rsidRPr="00000000">
        <w:rPr>
          <w:rtl w:val="0"/>
        </w:rPr>
        <w:t xml:space="preserve">Poor decision making </w:t>
      </w:r>
    </w:p>
    <w:p w:rsidR="00000000" w:rsidDel="00000000" w:rsidP="00000000" w:rsidRDefault="00000000" w:rsidRPr="00000000" w14:paraId="0000012F">
      <w:pPr>
        <w:numPr>
          <w:ilvl w:val="0"/>
          <w:numId w:val="18"/>
        </w:numPr>
        <w:ind w:left="1440" w:hanging="360"/>
      </w:pPr>
      <w:r w:rsidDel="00000000" w:rsidR="00000000" w:rsidRPr="00000000">
        <w:rPr>
          <w:rtl w:val="0"/>
        </w:rPr>
        <w:t xml:space="preserve">Should we use utilitarian approach to agree with agent’s decision</w:t>
      </w:r>
    </w:p>
    <w:p w:rsidR="00000000" w:rsidDel="00000000" w:rsidP="00000000" w:rsidRDefault="00000000" w:rsidRPr="00000000" w14:paraId="00000130">
      <w:pPr>
        <w:numPr>
          <w:ilvl w:val="0"/>
          <w:numId w:val="18"/>
        </w:numPr>
        <w:ind w:left="1440" w:hanging="360"/>
      </w:pPr>
      <w:r w:rsidDel="00000000" w:rsidR="00000000" w:rsidRPr="00000000">
        <w:rPr>
          <w:rtl w:val="0"/>
        </w:rPr>
        <w:t xml:space="preserve">How to validate the final decision?  </w:t>
      </w:r>
    </w:p>
    <w:p w:rsidR="00000000" w:rsidDel="00000000" w:rsidP="00000000" w:rsidRDefault="00000000" w:rsidRPr="00000000" w14:paraId="00000131">
      <w:pPr>
        <w:numPr>
          <w:ilvl w:val="0"/>
          <w:numId w:val="18"/>
        </w:numPr>
        <w:ind w:left="1440" w:hanging="360"/>
      </w:pPr>
      <w:r w:rsidDel="00000000" w:rsidR="00000000" w:rsidRPr="00000000">
        <w:rPr>
          <w:rtl w:val="0"/>
        </w:rPr>
        <w:t xml:space="preserve">What are the different roles required in a </w:t>
      </w:r>
      <w:r w:rsidDel="00000000" w:rsidR="00000000" w:rsidRPr="00000000">
        <w:rPr>
          <w:b w:val="1"/>
          <w:bCs w:val="1"/>
          <w:rtl w:val="0"/>
        </w:rPr>
        <w:t xml:space="preserve">multi-agent AI ethics-training platform?</w:t>
      </w:r>
    </w:p>
    <w:p w:rsidR="00000000" w:rsidDel="00000000" w:rsidP="00000000" w:rsidRDefault="00000000" w:rsidRPr="00000000" w14:paraId="00000132">
      <w:pPr>
        <w:rPr>
          <w:b w:val="1"/>
          <w:bCs w:val="1"/>
        </w:rPr>
      </w:pPr>
      <w:r w:rsidDel="00000000" w:rsidR="00000000" w:rsidRPr="00000000">
        <w:rPr>
          <w:rtl w:val="0"/>
        </w:rPr>
      </w:r>
    </w:p>
    <w:p w:rsidR="00000000" w:rsidDel="00000000" w:rsidP="00000000" w:rsidRDefault="00000000" w:rsidRPr="00000000" w14:paraId="00000133">
      <w:pPr>
        <w:ind w:left="720" w:firstLine="0"/>
        <w:rPr/>
      </w:pPr>
      <w:r w:rsidDel="00000000" w:rsidR="00000000" w:rsidRPr="00000000">
        <w:rPr>
          <w:rtl w:val="0"/>
        </w:rPr>
      </w:r>
    </w:p>
    <w:p w:rsidR="00000000" w:rsidDel="00000000" w:rsidP="00000000" w:rsidRDefault="00000000" w:rsidRPr="00000000" w14:paraId="00000134">
      <w:pPr>
        <w:numPr>
          <w:ilvl w:val="0"/>
          <w:numId w:val="18"/>
        </w:numPr>
        <w:ind w:left="720" w:hanging="360"/>
      </w:pPr>
      <w:r w:rsidDel="00000000" w:rsidR="00000000" w:rsidRPr="00000000">
        <w:rPr>
          <w:rtl w:val="0"/>
        </w:rPr>
        <w:t xml:space="preserve">R Objective 1: Investigate the consequences of a </w:t>
      </w:r>
      <w:r w:rsidDel="00000000" w:rsidR="00000000" w:rsidRPr="00000000">
        <w:rPr>
          <w:b w:val="1"/>
          <w:bCs w:val="1"/>
          <w:rtl w:val="0"/>
        </w:rPr>
        <w:t xml:space="preserve">multi-agent AI ethics-training platform</w:t>
      </w:r>
    </w:p>
    <w:p w:rsidR="00000000" w:rsidDel="00000000" w:rsidP="00000000" w:rsidRDefault="00000000" w:rsidRPr="00000000" w14:paraId="00000135">
      <w:pPr>
        <w:numPr>
          <w:ilvl w:val="1"/>
          <w:numId w:val="18"/>
        </w:numPr>
        <w:ind w:left="1440" w:hanging="360"/>
        <w:rPr>
          <w:b w:val="1"/>
          <w:bCs w:val="1"/>
        </w:rPr>
      </w:pPr>
      <w:r w:rsidDel="00000000" w:rsidR="00000000" w:rsidRPr="00000000">
        <w:rPr>
          <w:b w:val="1"/>
          <w:bCs w:val="1"/>
          <w:rtl w:val="0"/>
        </w:rPr>
        <w:t xml:space="preserve">RQ1.1: Can we rely on a multi-agent AI ethics-training platform?</w:t>
      </w:r>
    </w:p>
    <w:p w:rsidR="00000000" w:rsidDel="00000000" w:rsidP="00000000" w:rsidRDefault="00000000" w:rsidRPr="00000000" w14:paraId="00000136">
      <w:pPr>
        <w:numPr>
          <w:ilvl w:val="2"/>
          <w:numId w:val="18"/>
        </w:numPr>
        <w:ind w:left="2160" w:hanging="360"/>
        <w:rPr>
          <w:b w:val="1"/>
          <w:bCs w:val="1"/>
        </w:rPr>
      </w:pPr>
      <w:r w:rsidDel="00000000" w:rsidR="00000000" w:rsidRPr="00000000">
        <w:rPr>
          <w:b w:val="1"/>
          <w:bCs w:val="1"/>
          <w:rtl w:val="0"/>
        </w:rPr>
        <w:t xml:space="preserve">Measure: Trust metrics based on accuracy and/or reputation - CRAP approach - find similar for measuring AI agent reliability… </w:t>
      </w:r>
    </w:p>
    <w:p w:rsidR="00000000" w:rsidDel="00000000" w:rsidP="00000000" w:rsidRDefault="00000000" w:rsidRPr="00000000" w14:paraId="00000137">
      <w:pPr>
        <w:numPr>
          <w:ilvl w:val="2"/>
          <w:numId w:val="18"/>
        </w:numPr>
        <w:ind w:left="2160" w:hanging="360"/>
        <w:rPr>
          <w:b w:val="1"/>
          <w:bCs w:val="1"/>
        </w:rPr>
      </w:pPr>
      <w:r w:rsidDel="00000000" w:rsidR="00000000" w:rsidRPr="00000000">
        <w:rPr>
          <w:b w:val="1"/>
          <w:bCs w:val="1"/>
          <w:rtl w:val="0"/>
        </w:rPr>
        <w:t xml:space="preserve">RQ1.1a: Can flexibility in choosing own agents or </w:t>
      </w:r>
      <w:r w:rsidDel="00000000" w:rsidR="00000000" w:rsidRPr="00000000">
        <w:rPr>
          <w:rtl w:val="0"/>
        </w:rPr>
        <w:t xml:space="preserve">fixed set of agents </w:t>
      </w:r>
      <w:r w:rsidDel="00000000" w:rsidR="00000000" w:rsidRPr="00000000">
        <w:rPr>
          <w:b w:val="1"/>
          <w:bCs w:val="1"/>
          <w:rtl w:val="0"/>
        </w:rPr>
        <w:t xml:space="preserve"> impact on ethical decision making? </w:t>
      </w:r>
    </w:p>
    <w:p w:rsidR="00000000" w:rsidDel="00000000" w:rsidP="00000000" w:rsidRDefault="00000000" w:rsidRPr="00000000" w14:paraId="00000138">
      <w:pPr>
        <w:numPr>
          <w:ilvl w:val="3"/>
          <w:numId w:val="18"/>
        </w:numPr>
        <w:ind w:left="2880" w:hanging="360"/>
        <w:rPr>
          <w:b w:val="1"/>
          <w:bCs w:val="1"/>
        </w:rPr>
      </w:pPr>
      <w:r w:rsidDel="00000000" w:rsidR="00000000" w:rsidRPr="00000000">
        <w:rPr>
          <w:b w:val="1"/>
          <w:bCs w:val="1"/>
          <w:rtl w:val="0"/>
        </w:rPr>
        <w:t xml:space="preserve">Measure: System requirement - Fixed set of Agents vs Flexible Agents. Orchestration - sequentially  (rule-based pre-determined) or other - compare different architecture  </w:t>
      </w:r>
    </w:p>
    <w:p w:rsidR="00000000" w:rsidDel="00000000" w:rsidP="00000000" w:rsidRDefault="00000000" w:rsidRPr="00000000" w14:paraId="00000139">
      <w:pPr>
        <w:numPr>
          <w:ilvl w:val="3"/>
          <w:numId w:val="18"/>
        </w:numPr>
        <w:ind w:left="2880" w:hanging="360"/>
        <w:rPr>
          <w:b w:val="1"/>
          <w:bCs w:val="1"/>
        </w:rPr>
      </w:pPr>
      <w:r w:rsidDel="00000000" w:rsidR="00000000" w:rsidRPr="00000000">
        <w:rPr>
          <w:b w:val="1"/>
          <w:bCs w:val="1"/>
          <w:rtl w:val="0"/>
        </w:rPr>
        <w:t xml:space="preserve">Does restricting users from choosing their own AI agents influence their ethical reasoning, potentially causing users to converge toward similar decisions?</w:t>
      </w:r>
    </w:p>
    <w:p w:rsidR="00000000" w:rsidDel="00000000" w:rsidP="00000000" w:rsidRDefault="00000000" w:rsidRPr="00000000" w14:paraId="0000013A">
      <w:pPr>
        <w:rPr>
          <w:b w:val="1"/>
          <w:bCs w:val="1"/>
        </w:rPr>
      </w:pPr>
      <w:r w:rsidDel="00000000" w:rsidR="00000000" w:rsidRPr="00000000">
        <w:rPr>
          <w:rtl w:val="0"/>
        </w:rPr>
      </w:r>
    </w:p>
    <w:p w:rsidR="00000000" w:rsidDel="00000000" w:rsidP="00000000" w:rsidRDefault="00000000" w:rsidRPr="00000000" w14:paraId="0000013B">
      <w:pPr>
        <w:ind w:left="720" w:firstLine="720"/>
        <w:rPr>
          <w:b w:val="1"/>
          <w:bCs w:val="1"/>
        </w:rPr>
      </w:pPr>
      <w:r w:rsidDel="00000000" w:rsidR="00000000" w:rsidRPr="00000000">
        <w:rPr>
          <w:b w:val="1"/>
          <w:bCs w:val="1"/>
          <w:rtl w:val="0"/>
        </w:rPr>
        <w:t xml:space="preserve">RQ1.2: </w:t>
      </w:r>
      <w:r w:rsidDel="00000000" w:rsidR="00000000" w:rsidRPr="00000000">
        <w:rPr>
          <w:rtl w:val="0"/>
        </w:rPr>
        <w:t xml:space="preserve">Does incorporating governance mechanisms in a </w:t>
      </w:r>
      <w:r w:rsidDel="00000000" w:rsidR="00000000" w:rsidRPr="00000000">
        <w:rPr>
          <w:b w:val="1"/>
          <w:bCs w:val="1"/>
          <w:rtl w:val="0"/>
        </w:rPr>
        <w:t xml:space="preserve">multi-agent AI ethics-training platform improve ethical decision making?</w:t>
      </w:r>
    </w:p>
    <w:p w:rsidR="00000000" w:rsidDel="00000000" w:rsidP="00000000" w:rsidRDefault="00000000" w:rsidRPr="00000000" w14:paraId="0000013C">
      <w:pPr>
        <w:numPr>
          <w:ilvl w:val="2"/>
          <w:numId w:val="18"/>
        </w:numPr>
        <w:ind w:left="2160" w:hanging="360"/>
        <w:rPr>
          <w:b w:val="1"/>
          <w:bCs w:val="1"/>
        </w:rPr>
      </w:pPr>
      <w:r w:rsidDel="00000000" w:rsidR="00000000" w:rsidRPr="00000000">
        <w:rPr>
          <w:b w:val="1"/>
          <w:bCs w:val="1"/>
          <w:rtl w:val="0"/>
        </w:rPr>
        <w:t xml:space="preserve">Measure: System requirement - with or without </w:t>
      </w:r>
    </w:p>
    <w:p w:rsidR="00000000" w:rsidDel="00000000" w:rsidP="00000000" w:rsidRDefault="00000000" w:rsidRPr="00000000" w14:paraId="0000013D">
      <w:pPr>
        <w:numPr>
          <w:ilvl w:val="2"/>
          <w:numId w:val="18"/>
        </w:numPr>
        <w:ind w:left="2160" w:hanging="360"/>
        <w:rPr>
          <w:b w:val="1"/>
          <w:bCs w:val="1"/>
        </w:rPr>
      </w:pPr>
      <w:r w:rsidDel="00000000" w:rsidR="00000000" w:rsidRPr="00000000">
        <w:rPr>
          <w:b w:val="1"/>
          <w:bCs w:val="1"/>
          <w:rtl w:val="0"/>
        </w:rPr>
        <w:t xml:space="preserve">1.2a: </w:t>
      </w:r>
      <w:r w:rsidDel="00000000" w:rsidR="00000000" w:rsidRPr="00000000">
        <w:rPr>
          <w:rtl w:val="0"/>
        </w:rPr>
        <w:t xml:space="preserve">Is the effect of [Gov mechanism] on over-reliance and accuracy stronger for contested/ambiguous ethical cases than for cases with high expert consensus </w:t>
      </w:r>
      <w:r w:rsidDel="00000000" w:rsidR="00000000" w:rsidRPr="00000000">
        <w:rPr>
          <w:b w:val="1"/>
          <w:bCs w:val="1"/>
          <w:rtl w:val="0"/>
        </w:rPr>
        <w:t xml:space="preserve">Refer to RQ1.2a</w:t>
      </w:r>
      <w:r w:rsidDel="00000000" w:rsidR="00000000" w:rsidRPr="00000000">
        <w:rPr>
          <w:rtl w:val="0"/>
        </w:rPr>
      </w:r>
    </w:p>
    <w:p w:rsidR="00000000" w:rsidDel="00000000" w:rsidP="00000000" w:rsidRDefault="00000000" w:rsidRPr="00000000" w14:paraId="0000013E">
      <w:pPr>
        <w:numPr>
          <w:ilvl w:val="3"/>
          <w:numId w:val="18"/>
        </w:numPr>
        <w:ind w:left="2880" w:hanging="360"/>
      </w:pPr>
      <w:r w:rsidDel="00000000" w:rsidR="00000000" w:rsidRPr="00000000">
        <w:rPr>
          <w:rtl w:val="0"/>
        </w:rPr>
        <w:t xml:space="preserve">Remember the study from last week? Where they tested ONLY ON LOW RISK DECISION? We can fill that gap!</w:t>
      </w:r>
    </w:p>
    <w:p w:rsidR="00000000" w:rsidDel="00000000" w:rsidP="00000000" w:rsidRDefault="00000000" w:rsidRPr="00000000" w14:paraId="0000013F">
      <w:pPr>
        <w:numPr>
          <w:ilvl w:val="2"/>
          <w:numId w:val="18"/>
        </w:numPr>
        <w:ind w:left="2160" w:hanging="360"/>
        <w:rPr>
          <w:b w:val="1"/>
          <w:bCs w:val="1"/>
        </w:rPr>
      </w:pPr>
      <w:r w:rsidDel="00000000" w:rsidR="00000000" w:rsidRPr="00000000">
        <w:rPr>
          <w:rtl w:val="0"/>
        </w:rPr>
        <w:t xml:space="preserve">1.2b: Do</w:t>
      </w:r>
      <w:r w:rsidDel="00000000" w:rsidR="00000000" w:rsidRPr="00000000">
        <w:rPr>
          <w:highlight w:val="green"/>
          <w:rtl w:val="0"/>
        </w:rPr>
        <w:t xml:space="preserve"> governance mechanisms</w:t>
      </w:r>
      <w:r w:rsidDel="00000000" w:rsidR="00000000" w:rsidRPr="00000000">
        <w:rPr>
          <w:highlight w:val="yellow"/>
          <w:rtl w:val="0"/>
        </w:rPr>
        <w:t xml:space="preserve"> increase the quality </w:t>
      </w:r>
      <w:r w:rsidDel="00000000" w:rsidR="00000000" w:rsidRPr="00000000">
        <w:rPr>
          <w:rtl w:val="0"/>
        </w:rPr>
        <w:t xml:space="preserve">of overall ethical decision</w:t>
      </w:r>
      <w:r w:rsidDel="00000000" w:rsidR="00000000" w:rsidRPr="00000000">
        <w:rPr>
          <w:b w:val="1"/>
          <w:bCs w:val="1"/>
          <w:rtl w:val="0"/>
        </w:rPr>
        <w:t xml:space="preserve">? Refer to RQ1.2b</w:t>
      </w:r>
    </w:p>
    <w:p w:rsidR="00000000" w:rsidDel="00000000" w:rsidP="00000000" w:rsidRDefault="00000000" w:rsidRPr="00000000" w14:paraId="00000140">
      <w:pPr>
        <w:numPr>
          <w:ilvl w:val="3"/>
          <w:numId w:val="18"/>
        </w:numPr>
        <w:ind w:left="2880" w:hanging="360"/>
        <w:rPr>
          <w:b w:val="1"/>
          <w:bCs w:val="1"/>
        </w:rPr>
      </w:pPr>
      <w:r w:rsidDel="00000000" w:rsidR="00000000" w:rsidRPr="00000000">
        <w:rPr>
          <w:b w:val="1"/>
          <w:bCs w:val="1"/>
          <w:rtl w:val="0"/>
        </w:rPr>
        <w:t xml:space="preserve">RQ1.2b.1: Define quality of ethical decision - Accuracy???  </w:t>
      </w:r>
    </w:p>
    <w:p w:rsidR="00000000" w:rsidDel="00000000" w:rsidP="00000000" w:rsidRDefault="00000000" w:rsidRPr="00000000" w14:paraId="00000141">
      <w:pPr>
        <w:numPr>
          <w:ilvl w:val="4"/>
          <w:numId w:val="18"/>
        </w:numPr>
        <w:ind w:left="3600" w:hanging="360"/>
        <w:rPr>
          <w:b w:val="1"/>
          <w:bCs w:val="1"/>
        </w:rPr>
      </w:pPr>
      <w:r w:rsidDel="00000000" w:rsidR="00000000" w:rsidRPr="00000000">
        <w:rPr>
          <w:b w:val="1"/>
          <w:bCs w:val="1"/>
          <w:rtl w:val="0"/>
        </w:rPr>
        <w:t xml:space="preserve">Measure: If accuracy then % of correct answers</w:t>
      </w:r>
    </w:p>
    <w:p w:rsidR="00000000" w:rsidDel="00000000" w:rsidP="00000000" w:rsidRDefault="00000000" w:rsidRPr="00000000" w14:paraId="00000142">
      <w:pPr>
        <w:numPr>
          <w:ilvl w:val="3"/>
          <w:numId w:val="18"/>
        </w:numPr>
        <w:ind w:left="2880" w:hanging="360"/>
        <w:rPr>
          <w:b w:val="1"/>
          <w:bCs w:val="1"/>
        </w:rPr>
      </w:pPr>
      <w:r w:rsidDel="00000000" w:rsidR="00000000" w:rsidRPr="00000000">
        <w:rPr>
          <w:b w:val="1"/>
          <w:bCs w:val="1"/>
          <w:rtl w:val="0"/>
        </w:rPr>
        <w:t xml:space="preserve">[BUILDS ON ABOVE]: </w:t>
      </w:r>
      <w:r w:rsidDel="00000000" w:rsidR="00000000" w:rsidRPr="00000000">
        <w:rPr>
          <w:rtl w:val="0"/>
        </w:rPr>
        <w:t xml:space="preserve">Does [chosen gov mechanism] improve the accuracy of students' final ethical decisions relative to expert-validated ground truth?</w:t>
      </w:r>
    </w:p>
    <w:p w:rsidR="00000000" w:rsidDel="00000000" w:rsidP="00000000" w:rsidRDefault="00000000" w:rsidRPr="00000000" w14:paraId="00000143">
      <w:pPr>
        <w:ind w:left="1440" w:firstLine="0"/>
        <w:rPr/>
      </w:pPr>
      <w:r w:rsidDel="00000000" w:rsidR="00000000" w:rsidRPr="00000000">
        <w:rPr>
          <w:b w:val="1"/>
          <w:bCs w:val="1"/>
          <w:rtl w:val="0"/>
        </w:rPr>
        <w:t xml:space="preserve">Measure:</w:t>
      </w:r>
      <w:r w:rsidDel="00000000" w:rsidR="00000000" w:rsidRPr="00000000">
        <w:rPr>
          <w:rtl w:val="0"/>
        </w:rPr>
        <w:t xml:space="preserve"> % of final decisions matching the expert-consensus answer </w:t>
      </w:r>
    </w:p>
    <w:p w:rsidR="00000000" w:rsidDel="00000000" w:rsidP="00000000" w:rsidRDefault="00000000" w:rsidRPr="00000000" w14:paraId="00000144">
      <w:pPr>
        <w:ind w:left="720" w:firstLine="0"/>
        <w:rPr>
          <w:b w:val="1"/>
          <w:bCs w:val="1"/>
        </w:rPr>
      </w:pPr>
      <w:r w:rsidDel="00000000" w:rsidR="00000000" w:rsidRPr="00000000">
        <w:rPr>
          <w:rtl w:val="0"/>
        </w:rPr>
      </w:r>
    </w:p>
    <w:p w:rsidR="00000000" w:rsidDel="00000000" w:rsidP="00000000" w:rsidRDefault="00000000" w:rsidRPr="00000000" w14:paraId="00000145">
      <w:pPr>
        <w:numPr>
          <w:ilvl w:val="2"/>
          <w:numId w:val="18"/>
        </w:numPr>
        <w:ind w:left="2160" w:hanging="360"/>
        <w:rPr>
          <w:b w:val="1"/>
          <w:bCs w:val="1"/>
        </w:rPr>
      </w:pPr>
      <w:r w:rsidDel="00000000" w:rsidR="00000000" w:rsidRPr="00000000">
        <w:rPr>
          <w:rtl w:val="0"/>
        </w:rPr>
        <w:t xml:space="preserve">1.2c: Do </w:t>
      </w:r>
      <w:r w:rsidDel="00000000" w:rsidR="00000000" w:rsidRPr="00000000">
        <w:rPr>
          <w:highlight w:val="green"/>
          <w:rtl w:val="0"/>
        </w:rPr>
        <w:t xml:space="preserve">governance mechanisms</w:t>
      </w:r>
      <w:r w:rsidDel="00000000" w:rsidR="00000000" w:rsidRPr="00000000">
        <w:rPr>
          <w:rtl w:val="0"/>
        </w:rPr>
        <w:t xml:space="preserve"> increase the </w:t>
      </w:r>
      <w:r w:rsidDel="00000000" w:rsidR="00000000" w:rsidRPr="00000000">
        <w:rPr>
          <w:highlight w:val="yellow"/>
          <w:rtl w:val="0"/>
        </w:rPr>
        <w:t xml:space="preserve">reliability</w:t>
      </w:r>
      <w:r w:rsidDel="00000000" w:rsidR="00000000" w:rsidRPr="00000000">
        <w:rPr>
          <w:rtl w:val="0"/>
        </w:rPr>
        <w:t xml:space="preserve"> (using utilitarian or similar) of overall ethical decision?</w:t>
      </w:r>
      <w:r w:rsidDel="00000000" w:rsidR="00000000" w:rsidRPr="00000000">
        <w:rPr>
          <w:b w:val="1"/>
          <w:bCs w:val="1"/>
          <w:rtl w:val="0"/>
        </w:rPr>
        <w:t xml:space="preserve"> Refer to RQ1.2c</w:t>
      </w:r>
    </w:p>
    <w:p w:rsidR="00000000" w:rsidDel="00000000" w:rsidP="00000000" w:rsidRDefault="00000000" w:rsidRPr="00000000" w14:paraId="00000146">
      <w:pPr>
        <w:numPr>
          <w:ilvl w:val="3"/>
          <w:numId w:val="18"/>
        </w:numPr>
        <w:ind w:left="2880" w:hanging="360"/>
        <w:rPr>
          <w:b w:val="1"/>
          <w:bCs w:val="1"/>
        </w:rPr>
      </w:pPr>
      <w:r w:rsidDel="00000000" w:rsidR="00000000" w:rsidRPr="00000000">
        <w:rPr>
          <w:b w:val="1"/>
          <w:bCs w:val="1"/>
          <w:rtl w:val="0"/>
        </w:rPr>
        <w:t xml:space="preserve">RQ1.2c.1: Define reliability of ethical decision - based on consensus/consequences/risk? </w:t>
      </w:r>
    </w:p>
    <w:p w:rsidR="00000000" w:rsidDel="00000000" w:rsidP="00000000" w:rsidRDefault="00000000" w:rsidRPr="00000000" w14:paraId="00000147">
      <w:pPr>
        <w:numPr>
          <w:ilvl w:val="4"/>
          <w:numId w:val="18"/>
        </w:numPr>
        <w:ind w:left="3600" w:hanging="360"/>
        <w:rPr>
          <w:b w:val="1"/>
          <w:bCs w:val="1"/>
        </w:rPr>
      </w:pPr>
      <w:r w:rsidDel="00000000" w:rsidR="00000000" w:rsidRPr="00000000">
        <w:rPr>
          <w:b w:val="1"/>
          <w:bCs w:val="1"/>
          <w:rtl w:val="0"/>
        </w:rPr>
        <w:t xml:space="preserve">Measure: </w:t>
      </w:r>
    </w:p>
    <w:p w:rsidR="00000000" w:rsidDel="00000000" w:rsidP="00000000" w:rsidRDefault="00000000" w:rsidRPr="00000000" w14:paraId="00000148">
      <w:pPr>
        <w:ind w:left="2160" w:firstLine="0"/>
        <w:rPr>
          <w:b w:val="1"/>
          <w:bCs w:val="1"/>
        </w:rPr>
      </w:pPr>
      <w:r w:rsidDel="00000000" w:rsidR="00000000" w:rsidRPr="00000000">
        <w:rPr>
          <w:rtl w:val="0"/>
        </w:rPr>
      </w:r>
    </w:p>
    <w:p w:rsidR="00000000" w:rsidDel="00000000" w:rsidP="00000000" w:rsidRDefault="00000000" w:rsidRPr="00000000" w14:paraId="00000149">
      <w:pPr>
        <w:numPr>
          <w:ilvl w:val="2"/>
          <w:numId w:val="18"/>
        </w:numPr>
        <w:ind w:left="2160" w:hanging="360"/>
      </w:pPr>
      <w:r w:rsidDel="00000000" w:rsidR="00000000" w:rsidRPr="00000000">
        <w:rPr>
          <w:b w:val="1"/>
          <w:bCs w:val="1"/>
          <w:color w:val="0000ff"/>
          <w:rtl w:val="0"/>
        </w:rPr>
        <w:t xml:space="preserve">RQ1.2d: </w:t>
      </w:r>
      <w:r w:rsidDel="00000000" w:rsidR="00000000" w:rsidRPr="00000000">
        <w:rPr>
          <w:color w:val="0000ff"/>
          <w:rtl w:val="0"/>
        </w:rPr>
        <w:t xml:space="preserve">Does showing dissent among a pool of AI agents reduce students' </w:t>
      </w:r>
      <w:r w:rsidDel="00000000" w:rsidR="00000000" w:rsidRPr="00000000">
        <w:rPr>
          <w:color w:val="0000ff"/>
          <w:highlight w:val="yellow"/>
          <w:rtl w:val="0"/>
        </w:rPr>
        <w:t xml:space="preserve">over-reliance</w:t>
      </w:r>
      <w:r w:rsidDel="00000000" w:rsidR="00000000" w:rsidRPr="00000000">
        <w:rPr>
          <w:color w:val="0000ff"/>
          <w:rtl w:val="0"/>
        </w:rPr>
        <w:t xml:space="preserve"> on incorrect AI advice, compared to a no-dissent-visibility condition? Measure: Behavioural over-reliance ratio discussed in prev meetings</w:t>
      </w:r>
    </w:p>
    <w:p w:rsidR="00000000" w:rsidDel="00000000" w:rsidP="00000000" w:rsidRDefault="00000000" w:rsidRPr="00000000" w14:paraId="0000014A">
      <w:pPr>
        <w:numPr>
          <w:ilvl w:val="2"/>
          <w:numId w:val="18"/>
        </w:numPr>
        <w:ind w:left="2160" w:hanging="360"/>
      </w:pPr>
      <w:r w:rsidDel="00000000" w:rsidR="00000000" w:rsidRPr="00000000">
        <w:rPr>
          <w:rtl w:val="0"/>
        </w:rPr>
      </w:r>
    </w:p>
    <w:p w:rsidR="00000000" w:rsidDel="00000000" w:rsidP="00000000" w:rsidRDefault="00000000" w:rsidRPr="00000000" w14:paraId="0000014B">
      <w:pPr>
        <w:numPr>
          <w:ilvl w:val="2"/>
          <w:numId w:val="18"/>
        </w:numPr>
        <w:ind w:left="2160" w:hanging="360"/>
      </w:pPr>
      <w:r w:rsidDel="00000000" w:rsidR="00000000" w:rsidRPr="00000000">
        <w:rPr>
          <w:b w:val="1"/>
          <w:bCs w:val="1"/>
          <w:rtl w:val="0"/>
        </w:rPr>
        <w:t xml:space="preserve">1.2e</w:t>
      </w:r>
      <w:r w:rsidDel="00000000" w:rsidR="00000000" w:rsidRPr="00000000">
        <w:rPr>
          <w:rtl w:val="0"/>
        </w:rPr>
        <w:t xml:space="preserve">: Does [Gov mechanism] reduce students' self-reported </w:t>
      </w:r>
      <w:r w:rsidDel="00000000" w:rsidR="00000000" w:rsidRPr="00000000">
        <w:rPr>
          <w:highlight w:val="yellow"/>
          <w:rtl w:val="0"/>
        </w:rPr>
        <w:t xml:space="preserve">trust</w:t>
      </w:r>
      <w:r w:rsidDel="00000000" w:rsidR="00000000" w:rsidRPr="00000000">
        <w:rPr>
          <w:rtl w:val="0"/>
        </w:rPr>
        <w:t xml:space="preserve"> in the AI's advice, and does that align with their behavioural over-reliance?</w:t>
      </w:r>
    </w:p>
    <w:p w:rsidR="00000000" w:rsidDel="00000000" w:rsidP="00000000" w:rsidRDefault="00000000" w:rsidRPr="00000000" w14:paraId="0000014C">
      <w:pPr>
        <w:numPr>
          <w:ilvl w:val="1"/>
          <w:numId w:val="18"/>
        </w:numPr>
        <w:ind w:left="1440" w:hanging="360"/>
      </w:pPr>
      <w:r w:rsidDel="00000000" w:rsidR="00000000" w:rsidRPr="00000000">
        <w:rPr>
          <w:rtl w:val="0"/>
        </w:rPr>
        <w:t xml:space="preserve">Does trust == reliance?</w:t>
      </w:r>
    </w:p>
    <w:p w:rsidR="00000000" w:rsidDel="00000000" w:rsidP="00000000" w:rsidRDefault="00000000" w:rsidRPr="00000000" w14:paraId="0000014D">
      <w:pPr>
        <w:numPr>
          <w:ilvl w:val="1"/>
          <w:numId w:val="18"/>
        </w:numPr>
        <w:ind w:left="1440" w:hanging="360"/>
      </w:pPr>
      <w:r w:rsidDel="00000000" w:rsidR="00000000" w:rsidRPr="00000000">
        <w:rPr>
          <w:rtl w:val="0"/>
        </w:rPr>
        <w:t xml:space="preserve">Measure: Jian Et Al has a scale: </w:t>
      </w:r>
      <w:hyperlink r:id="rId24">
        <w:r w:rsidDel="00000000" w:rsidR="00000000" w:rsidRPr="00000000">
          <w:rPr>
            <w:color w:val="1155cc"/>
            <w:u w:val="single"/>
            <w:rtl w:val="0"/>
          </w:rPr>
          <w:t xml:space="preserve">(PDF) Foundations for an Empirically Determined Scale of Trust in Automated Systems</w:t>
        </w:r>
      </w:hyperlink>
      <w:r w:rsidDel="00000000" w:rsidR="00000000" w:rsidRPr="00000000">
        <w:rPr>
          <w:rtl w:val="0"/>
        </w:rPr>
        <w:t xml:space="preserve"> </w:t>
      </w:r>
    </w:p>
    <w:p w:rsidR="00000000" w:rsidDel="00000000" w:rsidP="00000000" w:rsidRDefault="00000000" w:rsidRPr="00000000" w14:paraId="0000014E">
      <w:pPr>
        <w:ind w:left="1440" w:firstLine="0"/>
        <w:rPr/>
      </w:pPr>
      <w:r w:rsidDel="00000000" w:rsidR="00000000" w:rsidRPr="00000000">
        <w:rPr/>
        <w:drawing>
          <wp:inline distB="114300" distT="114300" distL="114300" distR="114300">
            <wp:extent cx="3729038" cy="3214901"/>
            <wp:effectExtent b="0" l="0" r="0" t="0"/>
            <wp:docPr id="10"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3729038" cy="3214901"/>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b w:val="1"/>
          <w:bCs w:val="1"/>
          <w:sz w:val="28"/>
          <w:szCs w:val="28"/>
        </w:rPr>
      </w:pPr>
      <w:r w:rsidDel="00000000" w:rsidR="00000000" w:rsidRPr="00000000">
        <w:rPr>
          <w:rtl w:val="0"/>
        </w:rPr>
      </w:r>
    </w:p>
    <w:p w:rsidR="00000000" w:rsidDel="00000000" w:rsidP="00000000" w:rsidRDefault="00000000" w:rsidRPr="00000000" w14:paraId="00000150">
      <w:pPr>
        <w:rPr>
          <w:b w:val="1"/>
          <w:bCs w:val="1"/>
          <w:sz w:val="28"/>
          <w:szCs w:val="28"/>
        </w:rPr>
      </w:pPr>
      <w:r w:rsidDel="00000000" w:rsidR="00000000" w:rsidRPr="00000000">
        <w:rPr>
          <w:rtl w:val="0"/>
        </w:rPr>
      </w:r>
    </w:p>
    <w:p w:rsidR="00000000" w:rsidDel="00000000" w:rsidP="00000000" w:rsidRDefault="00000000" w:rsidRPr="00000000" w14:paraId="00000151">
      <w:pPr>
        <w:rPr>
          <w:sz w:val="28"/>
          <w:szCs w:val="28"/>
        </w:rPr>
      </w:pPr>
      <w:r w:rsidDel="00000000" w:rsidR="00000000" w:rsidRPr="00000000">
        <w:rPr>
          <w:sz w:val="28"/>
          <w:szCs w:val="28"/>
          <w:rtl w:val="0"/>
        </w:rPr>
        <w:t xml:space="preserve">Reliability = accuracy against expert validated ans.</w:t>
      </w:r>
    </w:p>
    <w:p w:rsidR="00000000" w:rsidDel="00000000" w:rsidP="00000000" w:rsidRDefault="00000000" w:rsidRPr="00000000" w14:paraId="00000152">
      <w:pPr>
        <w:rPr>
          <w:b w:val="1"/>
          <w:bCs w:val="1"/>
        </w:rPr>
      </w:pPr>
      <w:r w:rsidDel="00000000" w:rsidR="00000000" w:rsidRPr="00000000">
        <w:rPr>
          <w:rtl w:val="0"/>
        </w:rPr>
      </w:r>
    </w:p>
    <w:p w:rsidR="00000000" w:rsidDel="00000000" w:rsidP="00000000" w:rsidRDefault="00000000" w:rsidRPr="00000000" w14:paraId="00000153">
      <w:pPr>
        <w:rPr>
          <w:color w:val="0000ff"/>
        </w:rPr>
      </w:pPr>
      <w:r w:rsidDel="00000000" w:rsidR="00000000" w:rsidRPr="00000000">
        <w:rPr>
          <w:rtl w:val="0"/>
        </w:rPr>
      </w:r>
    </w:p>
    <w:p w:rsidR="00000000" w:rsidDel="00000000" w:rsidP="00000000" w:rsidRDefault="00000000" w:rsidRPr="00000000" w14:paraId="00000154">
      <w:pPr>
        <w:ind w:left="720" w:firstLine="0"/>
        <w:rPr>
          <w:b w:val="1"/>
          <w:bCs w:val="1"/>
        </w:rPr>
      </w:pPr>
      <w:r w:rsidDel="00000000" w:rsidR="00000000" w:rsidRPr="00000000">
        <w:rPr>
          <w:rtl w:val="0"/>
        </w:rPr>
      </w:r>
    </w:p>
    <w:p w:rsidR="00000000" w:rsidDel="00000000" w:rsidP="00000000" w:rsidRDefault="00000000" w:rsidRPr="00000000" w14:paraId="00000155">
      <w:pPr>
        <w:rPr>
          <w:b w:val="1"/>
          <w:bCs w:val="1"/>
          <w:sz w:val="28"/>
          <w:szCs w:val="28"/>
        </w:rPr>
      </w:pPr>
      <w:r w:rsidDel="00000000" w:rsidR="00000000" w:rsidRPr="00000000">
        <w:rPr>
          <w:rtl w:val="0"/>
        </w:rPr>
      </w:r>
    </w:p>
    <w:p w:rsidR="00000000" w:rsidDel="00000000" w:rsidP="00000000" w:rsidRDefault="00000000" w:rsidRPr="00000000" w14:paraId="00000156">
      <w:pPr>
        <w:rPr>
          <w:b w:val="1"/>
          <w:bCs w:val="1"/>
          <w:sz w:val="28"/>
          <w:szCs w:val="28"/>
        </w:rPr>
      </w:pPr>
      <w:r w:rsidDel="00000000" w:rsidR="00000000" w:rsidRPr="00000000">
        <w:rPr>
          <w:b w:val="1"/>
          <w:bCs w:val="1"/>
          <w:sz w:val="28"/>
          <w:szCs w:val="28"/>
          <w:rtl w:val="0"/>
        </w:rPr>
        <w:t xml:space="preserve">Action: </w:t>
      </w:r>
    </w:p>
    <w:p w:rsidR="00000000" w:rsidDel="00000000" w:rsidP="00000000" w:rsidRDefault="00000000" w:rsidRPr="00000000" w14:paraId="00000157">
      <w:pPr>
        <w:numPr>
          <w:ilvl w:val="0"/>
          <w:numId w:val="3"/>
        </w:numPr>
        <w:ind w:left="720" w:hanging="360"/>
        <w:rPr>
          <w:b w:val="1"/>
          <w:bCs w:val="1"/>
          <w:sz w:val="28"/>
          <w:szCs w:val="28"/>
        </w:rPr>
      </w:pPr>
      <w:r w:rsidDel="00000000" w:rsidR="00000000" w:rsidRPr="00000000">
        <w:rPr>
          <w:b w:val="1"/>
          <w:bCs w:val="1"/>
          <w:sz w:val="28"/>
          <w:szCs w:val="28"/>
          <w:rtl w:val="0"/>
        </w:rPr>
        <w:t xml:space="preserve">Draft the Week 8 slide deck - 10 mins   check the rubric. </w:t>
      </w:r>
    </w:p>
    <w:p w:rsidR="00000000" w:rsidDel="00000000" w:rsidP="00000000" w:rsidRDefault="00000000" w:rsidRPr="00000000" w14:paraId="00000158">
      <w:pPr>
        <w:numPr>
          <w:ilvl w:val="0"/>
          <w:numId w:val="3"/>
        </w:numPr>
        <w:ind w:left="720" w:hanging="360"/>
        <w:rPr>
          <w:b w:val="1"/>
          <w:bCs w:val="1"/>
          <w:sz w:val="28"/>
          <w:szCs w:val="28"/>
        </w:rPr>
      </w:pPr>
      <w:r w:rsidDel="00000000" w:rsidR="00000000" w:rsidRPr="00000000">
        <w:rPr>
          <w:b w:val="1"/>
          <w:bCs w:val="1"/>
          <w:sz w:val="28"/>
          <w:szCs w:val="28"/>
          <w:rtl w:val="0"/>
        </w:rPr>
        <w:t xml:space="preserve">Inro+Related work -&gt; gaps, RQs, Prelim work (design of the system Personas/FR/NFR/Mockups), Research design outline includes study design (quantitative/qualitative) using survey, Gantt chart/Week by week milestones plan for S2 delivery   </w:t>
      </w:r>
    </w:p>
    <w:p w:rsidR="00000000" w:rsidDel="00000000" w:rsidP="00000000" w:rsidRDefault="00000000" w:rsidRPr="00000000" w14:paraId="00000159">
      <w:pPr>
        <w:numPr>
          <w:ilvl w:val="0"/>
          <w:numId w:val="3"/>
        </w:numPr>
        <w:ind w:left="720" w:hanging="360"/>
        <w:rPr>
          <w:b w:val="1"/>
          <w:bCs w:val="1"/>
          <w:sz w:val="28"/>
          <w:szCs w:val="28"/>
        </w:rPr>
      </w:pPr>
      <w:r w:rsidDel="00000000" w:rsidR="00000000" w:rsidRPr="00000000">
        <w:rPr>
          <w:b w:val="1"/>
          <w:bCs w:val="1"/>
          <w:strike w:val="1"/>
          <w:sz w:val="28"/>
          <w:szCs w:val="28"/>
          <w:rtl w:val="0"/>
        </w:rPr>
        <w:t xml:space="preserve">Overleaf template - IEEE format ()- Russel</w:t>
      </w:r>
    </w:p>
    <w:p w:rsidR="00000000" w:rsidDel="00000000" w:rsidP="00000000" w:rsidRDefault="00000000" w:rsidRPr="00000000" w14:paraId="0000015A">
      <w:pPr>
        <w:numPr>
          <w:ilvl w:val="0"/>
          <w:numId w:val="3"/>
        </w:numPr>
        <w:ind w:left="720" w:hanging="360"/>
        <w:rPr>
          <w:b w:val="1"/>
          <w:bCs w:val="1"/>
          <w:sz w:val="28"/>
          <w:szCs w:val="28"/>
        </w:rPr>
      </w:pPr>
      <w:r w:rsidDel="00000000" w:rsidR="00000000" w:rsidRPr="00000000">
        <w:rPr>
          <w:b w:val="1"/>
          <w:bCs w:val="1"/>
          <w:strike w:val="1"/>
          <w:sz w:val="28"/>
          <w:szCs w:val="28"/>
          <w:rtl w:val="0"/>
        </w:rPr>
        <w:t xml:space="preserve">Initiate the MUHREC application??  Russel</w:t>
      </w:r>
    </w:p>
    <w:p w:rsidR="00000000" w:rsidDel="00000000" w:rsidP="00000000" w:rsidRDefault="00000000" w:rsidRPr="00000000" w14:paraId="0000015B">
      <w:pPr>
        <w:rPr>
          <w:b w:val="1"/>
          <w:bCs w:val="1"/>
          <w:sz w:val="28"/>
          <w:szCs w:val="28"/>
        </w:rPr>
      </w:pPr>
      <w:r w:rsidDel="00000000" w:rsidR="00000000" w:rsidRPr="00000000">
        <w:rPr>
          <w:rtl w:val="0"/>
        </w:rPr>
      </w:r>
    </w:p>
    <w:p w:rsidR="00000000" w:rsidDel="00000000" w:rsidP="00000000" w:rsidRDefault="00000000" w:rsidRPr="00000000" w14:paraId="0000015C">
      <w:pPr>
        <w:rPr>
          <w:b w:val="1"/>
          <w:bCs w:val="1"/>
          <w:sz w:val="28"/>
          <w:szCs w:val="28"/>
        </w:rPr>
      </w:pPr>
      <w:r w:rsidDel="00000000" w:rsidR="00000000" w:rsidRPr="00000000">
        <w:rPr>
          <w:rtl w:val="0"/>
        </w:rPr>
      </w:r>
    </w:p>
    <w:tbl>
      <w:tblPr>
        <w:tblStyle w:val="Table4"/>
        <w:tblW w:w="9025.511811023624" w:type="dxa"/>
        <w:jc w:val="left"/>
        <w:tblLayout w:type="fixed"/>
        <w:tblLook w:val="0600"/>
      </w:tblPr>
      <w:tblGrid>
        <w:gridCol w:w="9025.511811023624"/>
        <w:tblGridChange w:id="0">
          <w:tblGrid>
            <w:gridCol w:w="9025.511811023624"/>
          </w:tblGrid>
        </w:tblGridChange>
      </w:tblGrid>
      <w:tr>
        <w:trPr>
          <w:cantSplit w:val="0"/>
          <w:trHeight w:val="1580" w:hRule="atLeast"/>
          <w:tblHeader w:val="0"/>
        </w:trPr>
        <w:tc>
          <w:tcPr/>
          <w:p w:rsidR="00000000" w:rsidDel="00000000" w:rsidP="00000000" w:rsidRDefault="00000000" w:rsidRPr="00000000" w14:paraId="0000015D">
            <w:pPr>
              <w:spacing w:after="460" w:line="335.99999999999994" w:lineRule="auto"/>
              <w:rPr>
                <w:b w:val="1"/>
                <w:bCs w:val="1"/>
                <w:sz w:val="26"/>
                <w:szCs w:val="26"/>
              </w:rPr>
            </w:pPr>
            <w:r w:rsidDel="00000000" w:rsidR="00000000" w:rsidRPr="00000000">
              <w:rPr>
                <w:b w:val="1"/>
                <w:bCs w:val="1"/>
                <w:sz w:val="26"/>
                <w:szCs w:val="26"/>
                <w:rtl w:val="0"/>
              </w:rPr>
              <w:t xml:space="preserve">In simple terms, explain the background and importance of this research</w:t>
            </w:r>
          </w:p>
          <w:p w:rsidR="00000000" w:rsidDel="00000000" w:rsidP="00000000" w:rsidRDefault="00000000" w:rsidRPr="00000000" w14:paraId="0000015E">
            <w:pPr>
              <w:numPr>
                <w:ilvl w:val="0"/>
                <w:numId w:val="29"/>
              </w:numPr>
              <w:spacing w:after="0" w:afterAutospacing="0" w:line="276.9230769230769" w:lineRule="auto"/>
              <w:ind w:left="1100" w:hanging="360"/>
              <w:rPr>
                <w:sz w:val="26"/>
                <w:szCs w:val="26"/>
              </w:rPr>
            </w:pPr>
            <w:r w:rsidDel="00000000" w:rsidR="00000000" w:rsidRPr="00000000">
              <w:rPr>
                <w:i w:val="1"/>
                <w:iCs w:val="1"/>
                <w:sz w:val="26"/>
                <w:szCs w:val="26"/>
                <w:rtl w:val="0"/>
              </w:rPr>
              <w:t xml:space="preserve">Do not include citations, explain all abbreviations and avoid using complex technical terms. </w:t>
            </w:r>
          </w:p>
          <w:p w:rsidR="00000000" w:rsidDel="00000000" w:rsidP="00000000" w:rsidRDefault="00000000" w:rsidRPr="00000000" w14:paraId="0000015F">
            <w:pPr>
              <w:numPr>
                <w:ilvl w:val="0"/>
                <w:numId w:val="29"/>
              </w:numPr>
              <w:spacing w:after="460" w:line="276.9230769230769" w:lineRule="auto"/>
              <w:ind w:left="1100" w:hanging="360"/>
              <w:rPr>
                <w:sz w:val="26"/>
                <w:szCs w:val="26"/>
              </w:rPr>
            </w:pPr>
            <w:r w:rsidDel="00000000" w:rsidR="00000000" w:rsidRPr="00000000">
              <w:rPr>
                <w:i w:val="1"/>
                <w:iCs w:val="1"/>
                <w:sz w:val="26"/>
                <w:szCs w:val="26"/>
                <w:rtl w:val="0"/>
              </w:rPr>
              <w:t xml:space="preserve">Refer to </w:t>
            </w:r>
            <w:hyperlink r:id="rId26">
              <w:r w:rsidDel="00000000" w:rsidR="00000000" w:rsidRPr="00000000">
                <w:rPr>
                  <w:i w:val="1"/>
                  <w:iCs w:val="1"/>
                  <w:color w:val="0088cc"/>
                  <w:sz w:val="26"/>
                  <w:szCs w:val="26"/>
                  <w:rtl w:val="0"/>
                </w:rPr>
                <w:t xml:space="preserve">Readable's text scoring tool</w:t>
              </w:r>
            </w:hyperlink>
            <w:r w:rsidDel="00000000" w:rsidR="00000000" w:rsidRPr="00000000">
              <w:rPr>
                <w:sz w:val="26"/>
                <w:szCs w:val="26"/>
                <w:rtl w:val="0"/>
              </w:rPr>
              <w:t xml:space="preserve"> </w:t>
            </w:r>
            <w:r w:rsidDel="00000000" w:rsidR="00000000" w:rsidRPr="00000000">
              <w:rPr>
                <w:i w:val="1"/>
                <w:iCs w:val="1"/>
                <w:sz w:val="26"/>
                <w:szCs w:val="26"/>
                <w:rtl w:val="0"/>
              </w:rPr>
              <w:t xml:space="preserve">for tips to improve readability.</w:t>
            </w:r>
          </w:p>
        </w:tc>
      </w:tr>
    </w:tbl>
    <w:p w:rsidR="00000000" w:rsidDel="00000000" w:rsidP="00000000" w:rsidRDefault="00000000" w:rsidRPr="00000000" w14:paraId="00000160">
      <w:pPr>
        <w:rPr>
          <w:sz w:val="28"/>
          <w:szCs w:val="28"/>
        </w:rPr>
      </w:pPr>
      <w:r w:rsidDel="00000000" w:rsidR="00000000" w:rsidRPr="00000000">
        <w:rPr>
          <w:rtl w:val="0"/>
        </w:rPr>
      </w:r>
    </w:p>
    <w:tbl>
      <w:tblPr>
        <w:tblStyle w:val="Table5"/>
        <w:tblW w:w="9025.511811023624" w:type="dxa"/>
        <w:jc w:val="left"/>
        <w:tblLayout w:type="fixed"/>
        <w:tblLook w:val="0600"/>
      </w:tblPr>
      <w:tblGrid>
        <w:gridCol w:w="265.64679415073124"/>
        <w:gridCol w:w="8759.865016872893"/>
        <w:tblGridChange w:id="0">
          <w:tblGrid>
            <w:gridCol w:w="265.64679415073124"/>
            <w:gridCol w:w="8759.865016872893"/>
          </w:tblGrid>
        </w:tblGridChange>
      </w:tblGrid>
      <w:tr>
        <w:trPr>
          <w:cantSplit w:val="0"/>
          <w:trHeight w:val="680" w:hRule="atLeast"/>
          <w:tblHeader w:val="0"/>
        </w:trPr>
        <w:tc>
          <w:tcPr/>
          <w:p w:rsidR="00000000" w:rsidDel="00000000" w:rsidP="00000000" w:rsidRDefault="00000000" w:rsidRPr="00000000" w14:paraId="00000161">
            <w:pPr>
              <w:rPr>
                <w:sz w:val="28"/>
                <w:szCs w:val="28"/>
              </w:rPr>
            </w:pPr>
            <w:r w:rsidDel="00000000" w:rsidR="00000000" w:rsidRPr="00000000">
              <w:rPr>
                <w:rtl w:val="0"/>
              </w:rPr>
            </w:r>
          </w:p>
        </w:tc>
        <w:tc>
          <w:tcPr/>
          <w:p w:rsidR="00000000" w:rsidDel="00000000" w:rsidP="00000000" w:rsidRDefault="00000000" w:rsidRPr="00000000" w14:paraId="00000162">
            <w:pPr>
              <w:rPr>
                <w:sz w:val="28"/>
                <w:szCs w:val="28"/>
              </w:rPr>
            </w:pPr>
            <w:r w:rsidDel="00000000" w:rsidR="00000000" w:rsidRPr="00000000">
              <w:rPr>
                <w:b w:val="1"/>
                <w:bCs w:val="1"/>
                <w:sz w:val="26"/>
                <w:szCs w:val="26"/>
                <w:rtl w:val="0"/>
              </w:rPr>
              <w:t xml:space="preserve">List the aims or hypotheses of the research project</w:t>
            </w:r>
            <w:r w:rsidDel="00000000" w:rsidR="00000000" w:rsidRPr="00000000">
              <w:rPr>
                <w:rtl w:val="0"/>
              </w:rPr>
            </w:r>
          </w:p>
        </w:tc>
      </w:tr>
    </w:tbl>
    <w:p w:rsidR="00000000" w:rsidDel="00000000" w:rsidP="00000000" w:rsidRDefault="00000000" w:rsidRPr="00000000" w14:paraId="00000163">
      <w:pPr>
        <w:rPr>
          <w:sz w:val="28"/>
          <w:szCs w:val="28"/>
        </w:rPr>
      </w:pPr>
      <w:r w:rsidDel="00000000" w:rsidR="00000000" w:rsidRPr="00000000">
        <w:rPr>
          <w:rtl w:val="0"/>
        </w:rPr>
      </w:r>
    </w:p>
    <w:tbl>
      <w:tblPr>
        <w:tblStyle w:val="Table6"/>
        <w:tblW w:w="9025.511811023624" w:type="dxa"/>
        <w:jc w:val="left"/>
        <w:tblLayout w:type="fixed"/>
        <w:tblLook w:val="0600"/>
      </w:tblPr>
      <w:tblGrid>
        <w:gridCol w:w="265.64679415073124"/>
        <w:gridCol w:w="8759.865016872893"/>
        <w:tblGridChange w:id="0">
          <w:tblGrid>
            <w:gridCol w:w="265.64679415073124"/>
            <w:gridCol w:w="8759.865016872893"/>
          </w:tblGrid>
        </w:tblGridChange>
      </w:tblGrid>
      <w:tr>
        <w:trPr>
          <w:cantSplit w:val="0"/>
          <w:trHeight w:val="680" w:hRule="atLeast"/>
          <w:tblHeader w:val="0"/>
        </w:trPr>
        <w:tc>
          <w:tcPr/>
          <w:p w:rsidR="00000000" w:rsidDel="00000000" w:rsidP="00000000" w:rsidRDefault="00000000" w:rsidRPr="00000000" w14:paraId="00000164">
            <w:pPr>
              <w:rPr>
                <w:color w:val="333333"/>
                <w:sz w:val="21"/>
                <w:szCs w:val="21"/>
              </w:rPr>
            </w:pPr>
            <w:r w:rsidDel="00000000" w:rsidR="00000000" w:rsidRPr="00000000">
              <w:rPr>
                <w:rtl w:val="0"/>
              </w:rPr>
            </w:r>
          </w:p>
        </w:tc>
        <w:tc>
          <w:tcPr/>
          <w:p w:rsidR="00000000" w:rsidDel="00000000" w:rsidP="00000000" w:rsidRDefault="00000000" w:rsidRPr="00000000" w14:paraId="00000165">
            <w:pPr>
              <w:rPr>
                <w:color w:val="333333"/>
                <w:sz w:val="21"/>
                <w:szCs w:val="21"/>
              </w:rPr>
            </w:pPr>
            <w:r w:rsidDel="00000000" w:rsidR="00000000" w:rsidRPr="00000000">
              <w:rPr>
                <w:b w:val="1"/>
                <w:bCs w:val="1"/>
                <w:sz w:val="25"/>
                <w:szCs w:val="25"/>
                <w:rtl w:val="0"/>
              </w:rPr>
              <w:t xml:space="preserve">Give a brief overview of the research design</w:t>
            </w:r>
            <w:r w:rsidDel="00000000" w:rsidR="00000000" w:rsidRPr="00000000">
              <w:rPr>
                <w:rtl w:val="0"/>
              </w:rPr>
            </w:r>
          </w:p>
        </w:tc>
      </w:tr>
    </w:tbl>
    <w:p w:rsidR="00000000" w:rsidDel="00000000" w:rsidP="00000000" w:rsidRDefault="00000000" w:rsidRPr="00000000" w14:paraId="00000166">
      <w:pPr>
        <w:rPr>
          <w:color w:val="333333"/>
          <w:sz w:val="21"/>
          <w:szCs w:val="21"/>
        </w:rPr>
      </w:pPr>
      <w:r w:rsidDel="00000000" w:rsidR="00000000" w:rsidRPr="00000000">
        <w:rPr>
          <w:rtl w:val="0"/>
        </w:rPr>
      </w:r>
    </w:p>
    <w:p w:rsidR="00000000" w:rsidDel="00000000" w:rsidP="00000000" w:rsidRDefault="00000000" w:rsidRPr="00000000" w14:paraId="00000167">
      <w:pPr>
        <w:rPr>
          <w:b w:val="1"/>
          <w:bCs w:val="1"/>
          <w:sz w:val="28"/>
          <w:szCs w:val="28"/>
        </w:rPr>
      </w:pPr>
      <w:r w:rsidDel="00000000" w:rsidR="00000000" w:rsidRPr="00000000">
        <w:rPr>
          <w:rtl w:val="0"/>
        </w:rPr>
      </w:r>
    </w:p>
    <w:p w:rsidR="00000000" w:rsidDel="00000000" w:rsidP="00000000" w:rsidRDefault="00000000" w:rsidRPr="00000000" w14:paraId="00000168">
      <w:pPr>
        <w:rPr>
          <w:b w:val="1"/>
          <w:bCs w:val="1"/>
          <w:sz w:val="28"/>
          <w:szCs w:val="28"/>
        </w:rPr>
      </w:pPr>
      <w:r w:rsidDel="00000000" w:rsidR="00000000" w:rsidRPr="00000000">
        <w:rPr>
          <w:rtl w:val="0"/>
        </w:rPr>
      </w:r>
    </w:p>
    <w:p w:rsidR="00000000" w:rsidDel="00000000" w:rsidP="00000000" w:rsidRDefault="00000000" w:rsidRPr="00000000" w14:paraId="00000169">
      <w:pPr>
        <w:rPr>
          <w:b w:val="1"/>
          <w:bCs w:val="1"/>
          <w:sz w:val="28"/>
          <w:szCs w:val="28"/>
        </w:rPr>
      </w:pPr>
      <w:r w:rsidDel="00000000" w:rsidR="00000000" w:rsidRPr="00000000">
        <w:rPr>
          <w:rtl w:val="0"/>
        </w:rPr>
      </w:r>
    </w:p>
    <w:p w:rsidR="00000000" w:rsidDel="00000000" w:rsidP="00000000" w:rsidRDefault="00000000" w:rsidRPr="00000000" w14:paraId="0000016A">
      <w:pPr>
        <w:rPr>
          <w:b w:val="1"/>
          <w:bCs w:val="1"/>
          <w:sz w:val="28"/>
          <w:szCs w:val="28"/>
        </w:rPr>
      </w:pPr>
      <w:r w:rsidDel="00000000" w:rsidR="00000000" w:rsidRPr="00000000">
        <w:rPr>
          <w:b w:val="1"/>
          <w:bCs w:val="1"/>
          <w:sz w:val="28"/>
          <w:szCs w:val="28"/>
          <w:rtl w:val="0"/>
        </w:rPr>
        <w:t xml:space="preserve">NFR and FRS:</w:t>
      </w:r>
    </w:p>
    <w:p w:rsidR="00000000" w:rsidDel="00000000" w:rsidP="00000000" w:rsidRDefault="00000000" w:rsidRPr="00000000" w14:paraId="0000016B">
      <w:pPr>
        <w:rPr>
          <w:b w:val="1"/>
          <w:bCs w:val="1"/>
        </w:rPr>
      </w:pPr>
      <w:r w:rsidDel="00000000" w:rsidR="00000000" w:rsidRPr="00000000">
        <w:rPr>
          <w:b w:val="1"/>
          <w:bCs w:val="1"/>
          <w:rtl w:val="0"/>
        </w:rPr>
        <w:t xml:space="preserve">Some general ideas, it is very hard to know without know what the RQ actually is </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FR: </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Pre-:</w:t>
      </w:r>
    </w:p>
    <w:p w:rsidR="00000000" w:rsidDel="00000000" w:rsidP="00000000" w:rsidRDefault="00000000" w:rsidRPr="00000000" w14:paraId="0000016E">
      <w:pPr>
        <w:numPr>
          <w:ilvl w:val="0"/>
          <w:numId w:val="22"/>
        </w:numPr>
        <w:spacing w:after="240" w:before="240" w:lineRule="auto"/>
        <w:ind w:left="720" w:hanging="360"/>
      </w:pPr>
      <w:commentRangeStart w:id="16"/>
      <w:commentRangeStart w:id="17"/>
      <w:commentRangeStart w:id="18"/>
      <w:r w:rsidDel="00000000" w:rsidR="00000000" w:rsidRPr="00000000">
        <w:rPr>
          <w:rtl w:val="0"/>
        </w:rPr>
        <w:t xml:space="preserve">Selection of AI agents</w:t>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t xml:space="preserve"> (Flexible choose your own agents from an existing agents skills vs pre-determined Fixed agents)</w:t>
      </w:r>
    </w:p>
    <w:p w:rsidR="00000000" w:rsidDel="00000000" w:rsidP="00000000" w:rsidRDefault="00000000" w:rsidRPr="00000000" w14:paraId="0000016F">
      <w:pPr>
        <w:spacing w:after="240" w:before="240" w:lineRule="auto"/>
        <w:rPr/>
      </w:pPr>
      <w:r w:rsidDel="00000000" w:rsidR="00000000" w:rsidRPr="00000000">
        <w:rPr>
          <w:rtl w:val="0"/>
        </w:rPr>
        <w:t xml:space="preserve">During: </w:t>
      </w:r>
    </w:p>
    <w:p w:rsidR="00000000" w:rsidDel="00000000" w:rsidP="00000000" w:rsidRDefault="00000000" w:rsidRPr="00000000" w14:paraId="00000170">
      <w:pPr>
        <w:numPr>
          <w:ilvl w:val="0"/>
          <w:numId w:val="22"/>
        </w:numPr>
        <w:spacing w:after="0" w:afterAutospacing="0" w:before="240" w:lineRule="auto"/>
        <w:ind w:left="720" w:hanging="360"/>
      </w:pPr>
      <w:r w:rsidDel="00000000" w:rsidR="00000000" w:rsidRPr="00000000">
        <w:rPr>
          <w:rtl w:val="0"/>
        </w:rPr>
        <w:t xml:space="preserve">Multi-agent advice generation</w:t>
      </w:r>
    </w:p>
    <w:p w:rsidR="00000000" w:rsidDel="00000000" w:rsidP="00000000" w:rsidRDefault="00000000" w:rsidRPr="00000000" w14:paraId="00000171">
      <w:pPr>
        <w:numPr>
          <w:ilvl w:val="1"/>
          <w:numId w:val="22"/>
        </w:numPr>
        <w:spacing w:after="0" w:afterAutospacing="0" w:before="0" w:beforeAutospacing="0" w:lineRule="auto"/>
        <w:ind w:left="1440" w:hanging="360"/>
      </w:pPr>
      <w:r w:rsidDel="00000000" w:rsidR="00000000" w:rsidRPr="00000000">
        <w:rPr>
          <w:rtl w:val="0"/>
        </w:rPr>
        <w:t xml:space="preserve">distinct/specialised agent roles</w:t>
      </w:r>
    </w:p>
    <w:p w:rsidR="00000000" w:rsidDel="00000000" w:rsidP="00000000" w:rsidRDefault="00000000" w:rsidRPr="00000000" w14:paraId="00000172">
      <w:pPr>
        <w:numPr>
          <w:ilvl w:val="0"/>
          <w:numId w:val="22"/>
        </w:numPr>
        <w:spacing w:after="0" w:afterAutospacing="0" w:before="0" w:beforeAutospacing="0" w:lineRule="auto"/>
        <w:ind w:left="720" w:hanging="360"/>
      </w:pPr>
      <w:r w:rsidDel="00000000" w:rsidR="00000000" w:rsidRPr="00000000">
        <w:rPr>
          <w:rtl w:val="0"/>
        </w:rPr>
        <w:t xml:space="preserve">condition assignment</w:t>
      </w:r>
    </w:p>
    <w:p w:rsidR="00000000" w:rsidDel="00000000" w:rsidP="00000000" w:rsidRDefault="00000000" w:rsidRPr="00000000" w14:paraId="00000173">
      <w:pPr>
        <w:numPr>
          <w:ilvl w:val="0"/>
          <w:numId w:val="22"/>
        </w:numPr>
        <w:spacing w:after="0" w:afterAutospacing="0" w:before="0" w:beforeAutospacing="0" w:lineRule="auto"/>
        <w:ind w:left="720" w:hanging="360"/>
      </w:pPr>
      <w:r w:rsidDel="00000000" w:rsidR="00000000" w:rsidRPr="00000000">
        <w:rPr>
          <w:rtl w:val="0"/>
        </w:rPr>
        <w:t xml:space="preserve">ground-truth case bank</w:t>
      </w:r>
    </w:p>
    <w:p w:rsidR="00000000" w:rsidDel="00000000" w:rsidP="00000000" w:rsidRDefault="00000000" w:rsidRPr="00000000" w14:paraId="00000174">
      <w:pPr>
        <w:numPr>
          <w:ilvl w:val="0"/>
          <w:numId w:val="22"/>
        </w:numPr>
        <w:spacing w:after="0" w:afterAutospacing="0" w:before="0" w:beforeAutospacing="0" w:lineRule="auto"/>
        <w:ind w:left="720" w:hanging="360"/>
      </w:pPr>
      <w:r w:rsidDel="00000000" w:rsidR="00000000" w:rsidRPr="00000000">
        <w:rPr>
          <w:rtl w:val="0"/>
        </w:rPr>
        <w:t xml:space="preserve">incorrect-advice injection</w:t>
      </w:r>
    </w:p>
    <w:p w:rsidR="00000000" w:rsidDel="00000000" w:rsidP="00000000" w:rsidRDefault="00000000" w:rsidRPr="00000000" w14:paraId="00000175">
      <w:pPr>
        <w:numPr>
          <w:ilvl w:val="0"/>
          <w:numId w:val="22"/>
        </w:numPr>
        <w:spacing w:after="0" w:afterAutospacing="0" w:before="0" w:beforeAutospacing="0" w:lineRule="auto"/>
        <w:ind w:left="720" w:hanging="360"/>
      </w:pPr>
      <w:r w:rsidDel="00000000" w:rsidR="00000000" w:rsidRPr="00000000">
        <w:rPr>
          <w:rtl w:val="0"/>
        </w:rPr>
        <w:t xml:space="preserve">Agent consensus/disagreement control (whether/how agents disagree)</w:t>
      </w:r>
    </w:p>
    <w:p w:rsidR="00000000" w:rsidDel="00000000" w:rsidP="00000000" w:rsidRDefault="00000000" w:rsidRPr="00000000" w14:paraId="00000176">
      <w:pPr>
        <w:numPr>
          <w:ilvl w:val="1"/>
          <w:numId w:val="22"/>
        </w:numPr>
        <w:spacing w:after="240" w:before="0" w:beforeAutospacing="0" w:lineRule="auto"/>
        <w:ind w:left="1440" w:hanging="360"/>
      </w:pPr>
      <w:r w:rsidDel="00000000" w:rsidR="00000000" w:rsidRPr="00000000">
        <w:rPr>
          <w:rtl w:val="0"/>
        </w:rPr>
        <w:t xml:space="preserve">dissent surfacing/suppression (whether participant </w:t>
      </w:r>
      <w:r w:rsidDel="00000000" w:rsidR="00000000" w:rsidRPr="00000000">
        <w:rPr>
          <w:b w:val="1"/>
          <w:bCs w:val="1"/>
          <w:rtl w:val="0"/>
        </w:rPr>
        <w:t xml:space="preserve">sees </w:t>
      </w:r>
      <w:r w:rsidDel="00000000" w:rsidR="00000000" w:rsidRPr="00000000">
        <w:rPr>
          <w:rtl w:val="0"/>
        </w:rPr>
        <w:t xml:space="preserve">that disagreement)</w:t>
      </w:r>
    </w:p>
    <w:p w:rsidR="00000000" w:rsidDel="00000000" w:rsidP="00000000" w:rsidRDefault="00000000" w:rsidRPr="00000000" w14:paraId="00000177">
      <w:pPr>
        <w:spacing w:after="240" w:before="240" w:lineRule="auto"/>
        <w:rPr/>
      </w:pPr>
      <w:r w:rsidDel="00000000" w:rsidR="00000000" w:rsidRPr="00000000">
        <w:rPr>
          <w:rtl w:val="0"/>
        </w:rPr>
        <w:t xml:space="preserve">Post-: </w:t>
      </w:r>
    </w:p>
    <w:p w:rsidR="00000000" w:rsidDel="00000000" w:rsidP="00000000" w:rsidRDefault="00000000" w:rsidRPr="00000000" w14:paraId="00000178">
      <w:pPr>
        <w:numPr>
          <w:ilvl w:val="0"/>
          <w:numId w:val="22"/>
        </w:numPr>
        <w:spacing w:after="0" w:afterAutospacing="0" w:before="240" w:lineRule="auto"/>
        <w:ind w:left="720" w:hanging="360"/>
      </w:pPr>
      <w:r w:rsidDel="00000000" w:rsidR="00000000" w:rsidRPr="00000000">
        <w:rPr>
          <w:rtl w:val="0"/>
        </w:rPr>
        <w:t xml:space="preserve">decision capture; records initial/final decision AND reasoning</w:t>
      </w:r>
    </w:p>
    <w:p w:rsidR="00000000" w:rsidDel="00000000" w:rsidP="00000000" w:rsidRDefault="00000000" w:rsidRPr="00000000" w14:paraId="00000179">
      <w:pPr>
        <w:numPr>
          <w:ilvl w:val="1"/>
          <w:numId w:val="22"/>
        </w:numPr>
        <w:spacing w:after="0" w:afterAutospacing="0" w:before="0" w:beforeAutospacing="0" w:lineRule="auto"/>
        <w:ind w:left="1440" w:hanging="360"/>
      </w:pPr>
      <w:r w:rsidDel="00000000" w:rsidR="00000000" w:rsidRPr="00000000">
        <w:rPr>
          <w:rtl w:val="0"/>
        </w:rPr>
        <w:t xml:space="preserve">ethical/moral reasoning assessment (evaluates the recorded reasoning)</w:t>
      </w:r>
    </w:p>
    <w:p w:rsidR="00000000" w:rsidDel="00000000" w:rsidP="00000000" w:rsidRDefault="00000000" w:rsidRPr="00000000" w14:paraId="0000017A">
      <w:pPr>
        <w:numPr>
          <w:ilvl w:val="0"/>
          <w:numId w:val="22"/>
        </w:numPr>
        <w:spacing w:after="0" w:afterAutospacing="0" w:before="0" w:beforeAutospacing="0" w:lineRule="auto"/>
        <w:ind w:left="720" w:hanging="360"/>
      </w:pPr>
      <w:r w:rsidDel="00000000" w:rsidR="00000000" w:rsidRPr="00000000">
        <w:rPr>
          <w:rtl w:val="0"/>
        </w:rPr>
        <w:t xml:space="preserve">revision/time logging</w:t>
      </w:r>
    </w:p>
    <w:p w:rsidR="00000000" w:rsidDel="00000000" w:rsidP="00000000" w:rsidRDefault="00000000" w:rsidRPr="00000000" w14:paraId="0000017B">
      <w:pPr>
        <w:numPr>
          <w:ilvl w:val="0"/>
          <w:numId w:val="22"/>
        </w:numPr>
        <w:spacing w:after="0" w:afterAutospacing="0" w:before="0" w:beforeAutospacing="0" w:lineRule="auto"/>
        <w:ind w:left="720" w:hanging="360"/>
      </w:pPr>
      <w:r w:rsidDel="00000000" w:rsidR="00000000" w:rsidRPr="00000000">
        <w:rPr>
          <w:rtl w:val="0"/>
        </w:rPr>
        <w:t xml:space="preserve">Auto-scoring</w:t>
      </w:r>
    </w:p>
    <w:p w:rsidR="00000000" w:rsidDel="00000000" w:rsidP="00000000" w:rsidRDefault="00000000" w:rsidRPr="00000000" w14:paraId="0000017C">
      <w:pPr>
        <w:numPr>
          <w:ilvl w:val="0"/>
          <w:numId w:val="22"/>
        </w:numPr>
        <w:spacing w:after="0" w:afterAutospacing="0" w:before="0" w:beforeAutospacing="0" w:lineRule="auto"/>
        <w:ind w:left="720" w:hanging="360"/>
      </w:pPr>
      <w:r w:rsidDel="00000000" w:rsidR="00000000" w:rsidRPr="00000000">
        <w:rPr>
          <w:rtl w:val="0"/>
        </w:rPr>
        <w:t xml:space="preserve">trust survey</w:t>
      </w:r>
    </w:p>
    <w:p w:rsidR="00000000" w:rsidDel="00000000" w:rsidP="00000000" w:rsidRDefault="00000000" w:rsidRPr="00000000" w14:paraId="0000017D">
      <w:pPr>
        <w:numPr>
          <w:ilvl w:val="0"/>
          <w:numId w:val="22"/>
        </w:numPr>
        <w:spacing w:after="0" w:afterAutospacing="0" w:before="0" w:beforeAutospacing="0" w:lineRule="auto"/>
        <w:ind w:left="720" w:hanging="360"/>
      </w:pPr>
      <w:r w:rsidDel="00000000" w:rsidR="00000000" w:rsidRPr="00000000">
        <w:rPr>
          <w:rtl w:val="0"/>
        </w:rPr>
        <w:t xml:space="preserve">data export</w:t>
      </w:r>
    </w:p>
    <w:p w:rsidR="00000000" w:rsidDel="00000000" w:rsidP="00000000" w:rsidRDefault="00000000" w:rsidRPr="00000000" w14:paraId="0000017E">
      <w:pPr>
        <w:numPr>
          <w:ilvl w:val="0"/>
          <w:numId w:val="22"/>
        </w:numPr>
        <w:spacing w:after="0" w:afterAutospacing="0" w:before="0" w:beforeAutospacing="0" w:lineRule="auto"/>
        <w:ind w:left="720" w:hanging="360"/>
      </w:pPr>
      <w:r w:rsidDel="00000000" w:rsidR="00000000" w:rsidRPr="00000000">
        <w:rPr>
          <w:rtl w:val="0"/>
        </w:rPr>
        <w:t xml:space="preserve">consent/withdrawal</w:t>
      </w:r>
    </w:p>
    <w:p w:rsidR="00000000" w:rsidDel="00000000" w:rsidP="00000000" w:rsidRDefault="00000000" w:rsidRPr="00000000" w14:paraId="0000017F">
      <w:pPr>
        <w:numPr>
          <w:ilvl w:val="0"/>
          <w:numId w:val="22"/>
        </w:numPr>
        <w:spacing w:after="0" w:afterAutospacing="0" w:before="0" w:beforeAutospacing="0" w:lineRule="auto"/>
        <w:ind w:left="720" w:hanging="360"/>
      </w:pPr>
      <w:r w:rsidDel="00000000" w:rsidR="00000000" w:rsidRPr="00000000">
        <w:rPr>
          <w:rtl w:val="0"/>
        </w:rPr>
        <w:t xml:space="preserve">Scenario consensus/ambiguity classification (from RO4)</w:t>
      </w:r>
    </w:p>
    <w:p w:rsidR="00000000" w:rsidDel="00000000" w:rsidP="00000000" w:rsidRDefault="00000000" w:rsidRPr="00000000" w14:paraId="00000180">
      <w:pPr>
        <w:numPr>
          <w:ilvl w:val="1"/>
          <w:numId w:val="22"/>
        </w:numPr>
        <w:spacing w:after="0" w:afterAutospacing="0" w:before="0" w:beforeAutospacing="0" w:lineRule="auto"/>
        <w:ind w:left="1440" w:hanging="360"/>
      </w:pPr>
      <w:r w:rsidDel="00000000" w:rsidR="00000000" w:rsidRPr="00000000">
        <w:rPr>
          <w:rtl w:val="0"/>
        </w:rPr>
        <w:t xml:space="preserve">System needs some way to distinguish between:</w:t>
      </w:r>
    </w:p>
    <w:p w:rsidR="00000000" w:rsidDel="00000000" w:rsidP="00000000" w:rsidRDefault="00000000" w:rsidRPr="00000000" w14:paraId="00000181">
      <w:pPr>
        <w:numPr>
          <w:ilvl w:val="2"/>
          <w:numId w:val="22"/>
        </w:numPr>
        <w:spacing w:after="0" w:afterAutospacing="0" w:before="0" w:beforeAutospacing="0" w:lineRule="auto"/>
        <w:ind w:left="2160" w:hanging="360"/>
      </w:pPr>
      <w:r w:rsidDel="00000000" w:rsidR="00000000" w:rsidRPr="00000000">
        <w:rPr>
          <w:rtl w:val="0"/>
        </w:rPr>
        <w:t xml:space="preserve">High-consensus scenario (high expert consensus on ethically preferred decision)</w:t>
      </w:r>
    </w:p>
    <w:p w:rsidR="00000000" w:rsidDel="00000000" w:rsidP="00000000" w:rsidRDefault="00000000" w:rsidRPr="00000000" w14:paraId="00000182">
      <w:pPr>
        <w:numPr>
          <w:ilvl w:val="2"/>
          <w:numId w:val="22"/>
        </w:numPr>
        <w:spacing w:after="240" w:before="0" w:beforeAutospacing="0" w:lineRule="auto"/>
        <w:ind w:left="2160" w:hanging="360"/>
      </w:pPr>
      <w:r w:rsidDel="00000000" w:rsidR="00000000" w:rsidRPr="00000000">
        <w:rPr>
          <w:rtl w:val="0"/>
        </w:rPr>
        <w:t xml:space="preserve">ambiguous/contested scenario (potential disagreement about preferred decision)</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NFR: </w:t>
      </w:r>
    </w:p>
    <w:p w:rsidR="00000000" w:rsidDel="00000000" w:rsidP="00000000" w:rsidRDefault="00000000" w:rsidRPr="00000000" w14:paraId="00000184">
      <w:pPr>
        <w:numPr>
          <w:ilvl w:val="0"/>
          <w:numId w:val="1"/>
        </w:numPr>
        <w:spacing w:after="0" w:afterAutospacing="0" w:before="240" w:lineRule="auto"/>
        <w:ind w:left="720" w:hanging="360"/>
      </w:pPr>
      <w:r w:rsidDel="00000000" w:rsidR="00000000" w:rsidRPr="00000000">
        <w:rPr>
          <w:rtl w:val="0"/>
        </w:rPr>
        <w:t xml:space="preserve">Data integrity </w:t>
      </w:r>
    </w:p>
    <w:p w:rsidR="00000000" w:rsidDel="00000000" w:rsidP="00000000" w:rsidRDefault="00000000" w:rsidRPr="00000000" w14:paraId="00000185">
      <w:pPr>
        <w:numPr>
          <w:ilvl w:val="0"/>
          <w:numId w:val="1"/>
        </w:numPr>
        <w:spacing w:after="0" w:afterAutospacing="0" w:before="0" w:beforeAutospacing="0" w:lineRule="auto"/>
        <w:ind w:left="720" w:hanging="360"/>
      </w:pPr>
      <w:r w:rsidDel="00000000" w:rsidR="00000000" w:rsidRPr="00000000">
        <w:rPr>
          <w:rtl w:val="0"/>
        </w:rPr>
        <w:t xml:space="preserve">Latency</w:t>
      </w:r>
    </w:p>
    <w:p w:rsidR="00000000" w:rsidDel="00000000" w:rsidP="00000000" w:rsidRDefault="00000000" w:rsidRPr="00000000" w14:paraId="00000186">
      <w:pPr>
        <w:numPr>
          <w:ilvl w:val="0"/>
          <w:numId w:val="1"/>
        </w:numPr>
        <w:spacing w:after="0" w:afterAutospacing="0" w:before="0" w:beforeAutospacing="0" w:lineRule="auto"/>
        <w:ind w:left="720" w:hanging="360"/>
      </w:pPr>
      <w:r w:rsidDel="00000000" w:rsidR="00000000" w:rsidRPr="00000000">
        <w:rPr>
          <w:rtl w:val="0"/>
        </w:rPr>
        <w:t xml:space="preserve">privacy/anonymization</w:t>
      </w:r>
    </w:p>
    <w:p w:rsidR="00000000" w:rsidDel="00000000" w:rsidP="00000000" w:rsidRDefault="00000000" w:rsidRPr="00000000" w14:paraId="00000187">
      <w:pPr>
        <w:numPr>
          <w:ilvl w:val="0"/>
          <w:numId w:val="1"/>
        </w:numPr>
        <w:spacing w:after="0" w:afterAutospacing="0" w:before="0" w:beforeAutospacing="0" w:lineRule="auto"/>
        <w:ind w:left="720" w:hanging="360"/>
      </w:pPr>
      <w:r w:rsidDel="00000000" w:rsidR="00000000" w:rsidRPr="00000000">
        <w:rPr>
          <w:rtl w:val="0"/>
        </w:rPr>
        <w:t xml:space="preserve">Reliability</w:t>
      </w:r>
    </w:p>
    <w:p w:rsidR="00000000" w:rsidDel="00000000" w:rsidP="00000000" w:rsidRDefault="00000000" w:rsidRPr="00000000" w14:paraId="00000188">
      <w:pPr>
        <w:numPr>
          <w:ilvl w:val="0"/>
          <w:numId w:val="1"/>
        </w:numPr>
        <w:spacing w:after="0" w:afterAutospacing="0" w:before="0" w:beforeAutospacing="0" w:lineRule="auto"/>
        <w:ind w:left="720" w:hanging="360"/>
      </w:pPr>
      <w:r w:rsidDel="00000000" w:rsidR="00000000" w:rsidRPr="00000000">
        <w:rPr>
          <w:rtl w:val="0"/>
        </w:rPr>
        <w:t xml:space="preserve">Reproducibility</w:t>
      </w:r>
    </w:p>
    <w:p w:rsidR="00000000" w:rsidDel="00000000" w:rsidP="00000000" w:rsidRDefault="00000000" w:rsidRPr="00000000" w14:paraId="00000189">
      <w:pPr>
        <w:numPr>
          <w:ilvl w:val="1"/>
          <w:numId w:val="1"/>
        </w:numPr>
        <w:spacing w:after="0" w:afterAutospacing="0" w:before="0" w:beforeAutospacing="0" w:lineRule="auto"/>
        <w:ind w:left="1440" w:hanging="360"/>
      </w:pPr>
      <w:r w:rsidDel="00000000" w:rsidR="00000000" w:rsidRPr="00000000">
        <w:rPr>
          <w:rtl w:val="0"/>
        </w:rPr>
        <w:t xml:space="preserve">auditability/traceability: we need to reconstruct which scenario/condition/agent outputs led to each participant response.</w:t>
      </w:r>
    </w:p>
    <w:p w:rsidR="00000000" w:rsidDel="00000000" w:rsidP="00000000" w:rsidRDefault="00000000" w:rsidRPr="00000000" w14:paraId="0000018A">
      <w:pPr>
        <w:numPr>
          <w:ilvl w:val="0"/>
          <w:numId w:val="1"/>
        </w:numPr>
        <w:spacing w:after="0" w:afterAutospacing="0" w:before="0" w:beforeAutospacing="0" w:lineRule="auto"/>
        <w:ind w:left="720" w:hanging="360"/>
      </w:pPr>
      <w:r w:rsidDel="00000000" w:rsidR="00000000" w:rsidRPr="00000000">
        <w:rPr>
          <w:rtl w:val="0"/>
        </w:rPr>
        <w:t xml:space="preserve">usability parity</w:t>
      </w:r>
    </w:p>
    <w:p w:rsidR="00000000" w:rsidDel="00000000" w:rsidP="00000000" w:rsidRDefault="00000000" w:rsidRPr="00000000" w14:paraId="0000018B">
      <w:pPr>
        <w:numPr>
          <w:ilvl w:val="0"/>
          <w:numId w:val="1"/>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18C">
      <w:pPr>
        <w:numPr>
          <w:ilvl w:val="0"/>
          <w:numId w:val="1"/>
        </w:numPr>
        <w:spacing w:after="0" w:afterAutospacing="0" w:before="0" w:beforeAutospacing="0" w:lineRule="auto"/>
        <w:ind w:left="720" w:hanging="360"/>
      </w:pPr>
      <w:r w:rsidDel="00000000" w:rsidR="00000000" w:rsidRPr="00000000">
        <w:rPr>
          <w:rtl w:val="0"/>
        </w:rPr>
        <w:t xml:space="preserve">Maintainability</w:t>
      </w:r>
    </w:p>
    <w:p w:rsidR="00000000" w:rsidDel="00000000" w:rsidP="00000000" w:rsidRDefault="00000000" w:rsidRPr="00000000" w14:paraId="0000018D">
      <w:pPr>
        <w:numPr>
          <w:ilvl w:val="0"/>
          <w:numId w:val="1"/>
        </w:numPr>
        <w:spacing w:after="0" w:afterAutospacing="0" w:before="0" w:beforeAutospacing="0" w:lineRule="auto"/>
        <w:ind w:left="720" w:hanging="360"/>
      </w:pPr>
      <w:r w:rsidDel="00000000" w:rsidR="00000000" w:rsidRPr="00000000">
        <w:rPr>
          <w:rtl w:val="0"/>
        </w:rPr>
        <w:t xml:space="preserve">Experimental consistency (ensuring experimental conditions differ only in intended manipulation)</w:t>
      </w:r>
    </w:p>
    <w:p w:rsidR="00000000" w:rsidDel="00000000" w:rsidP="00000000" w:rsidRDefault="00000000" w:rsidRPr="00000000" w14:paraId="0000018E">
      <w:pPr>
        <w:numPr>
          <w:ilvl w:val="0"/>
          <w:numId w:val="1"/>
        </w:numPr>
        <w:spacing w:after="0" w:afterAutospacing="0" w:before="0" w:beforeAutospacing="0" w:lineRule="auto"/>
        <w:ind w:left="720" w:hanging="360"/>
      </w:pPr>
      <w:r w:rsidDel="00000000" w:rsidR="00000000" w:rsidRPr="00000000">
        <w:rPr>
          <w:rtl w:val="0"/>
        </w:rPr>
        <w:t xml:space="preserve">AI response consistency/controllability (our experiment needs control over AI outputs so the intended experimental condition actually occurs)</w:t>
      </w:r>
    </w:p>
    <w:p w:rsidR="00000000" w:rsidDel="00000000" w:rsidP="00000000" w:rsidRDefault="00000000" w:rsidRPr="00000000" w14:paraId="0000018F">
      <w:pPr>
        <w:numPr>
          <w:ilvl w:val="0"/>
          <w:numId w:val="1"/>
        </w:numPr>
        <w:spacing w:after="240" w:before="0" w:beforeAutospacing="0" w:lineRule="auto"/>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Accessibility</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Preliminary Mockup:</w:t>
      </w:r>
    </w:p>
    <w:p w:rsidR="00000000" w:rsidDel="00000000" w:rsidP="00000000" w:rsidRDefault="00000000" w:rsidRPr="00000000" w14:paraId="00000191">
      <w:pPr>
        <w:spacing w:after="240" w:before="240" w:lineRule="auto"/>
        <w:rPr/>
      </w:pPr>
      <w:r w:rsidDel="00000000" w:rsidR="00000000" w:rsidRPr="00000000">
        <w:rPr>
          <w:rFonts w:ascii="Arial Unicode MS" w:cs="Arial Unicode MS" w:eastAsia="Arial Unicode MS" w:hAnsi="Arial Unicode MS"/>
          <w:rtl w:val="0"/>
        </w:rPr>
        <w:t xml:space="preserve">Flow: engineering ethics scenario → participant makes a decision → multi agent AI provides advice → participant can reconsider → final decision → collect measures</w:t>
      </w:r>
      <w:r w:rsidDel="00000000" w:rsidR="00000000" w:rsidRPr="00000000">
        <w:drawing>
          <wp:anchor allowOverlap="1" behindDoc="1" distB="114300" distT="114300" distL="114300" distR="114300" hidden="0" layoutInCell="1" locked="0" relativeHeight="0" simplePos="0">
            <wp:simplePos x="0" y="0"/>
            <wp:positionH relativeFrom="column">
              <wp:posOffset>3339</wp:posOffset>
            </wp:positionH>
            <wp:positionV relativeFrom="paragraph">
              <wp:posOffset>369475</wp:posOffset>
            </wp:positionV>
            <wp:extent cx="8863200" cy="5905500"/>
            <wp:effectExtent b="0" l="0" r="0" t="0"/>
            <wp:wrapNone/>
            <wp:docPr id="6"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8863200" cy="5905500"/>
                    </a:xfrm>
                    <a:prstGeom prst="rect"/>
                    <a:ln/>
                  </pic:spPr>
                </pic:pic>
              </a:graphicData>
            </a:graphic>
          </wp:anchor>
        </w:drawing>
      </w:r>
    </w:p>
    <w:p w:rsidR="00000000" w:rsidDel="00000000" w:rsidP="00000000" w:rsidRDefault="00000000" w:rsidRPr="00000000" w14:paraId="00000192">
      <w:pPr>
        <w:spacing w:after="240" w:before="240" w:lineRule="auto"/>
        <w:rPr/>
      </w:pP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drawing>
          <wp:inline distB="114300" distT="114300" distL="114300" distR="114300">
            <wp:extent cx="8863200" cy="4178300"/>
            <wp:effectExtent b="0" l="0" r="0" t="0"/>
            <wp:docPr id="3"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8863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240" w:before="240" w:lineRule="auto"/>
        <w:rPr/>
        <w:sectPr>
          <w:type w:val="nextPage"/>
          <w:pgSz w:h="11909" w:w="16834" w:orient="landscape"/>
          <w:pgMar w:bottom="1440.0000000000002" w:top="1440.0000000000002" w:left="1440.0000000000002" w:right="1440.0000000000002" w:header="720" w:footer="720"/>
        </w:sectPr>
      </w:pPr>
      <w:r w:rsidDel="00000000" w:rsidR="00000000" w:rsidRPr="00000000">
        <w:rPr/>
        <w:drawing>
          <wp:inline distB="114300" distT="114300" distL="114300" distR="114300">
            <wp:extent cx="8863200" cy="4978400"/>
            <wp:effectExtent b="0" l="0" r="0" t="0"/>
            <wp:docPr id="8"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8863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b w:val="1"/>
          <w:bCs w:val="1"/>
          <w:highlight w:val="yellow"/>
        </w:rPr>
      </w:pPr>
      <w:r w:rsidDel="00000000" w:rsidR="00000000" w:rsidRPr="00000000">
        <w:rPr>
          <w:rtl w:val="0"/>
        </w:rPr>
        <w:t xml:space="preserve">Ethics application : </w:t>
      </w:r>
      <w:r w:rsidDel="00000000" w:rsidR="00000000" w:rsidRPr="00000000">
        <w:rPr>
          <w:b w:val="1"/>
          <w:bCs w:val="1"/>
          <w:highlight w:val="yellow"/>
          <w:rtl w:val="0"/>
        </w:rPr>
        <w:t xml:space="preserve">Design and Development of a multi-agent AI ethics-training platform.</w:t>
      </w:r>
    </w:p>
    <w:p w:rsidR="00000000" w:rsidDel="00000000" w:rsidP="00000000" w:rsidRDefault="00000000" w:rsidRPr="00000000" w14:paraId="000001A3">
      <w:pPr>
        <w:rPr>
          <w:b w:val="1"/>
          <w:bCs w:val="1"/>
          <w:highlight w:val="yellow"/>
        </w:rPr>
      </w:pPr>
      <w:r w:rsidDel="00000000" w:rsidR="00000000" w:rsidRPr="00000000">
        <w:rPr>
          <w:rtl w:val="0"/>
        </w:rPr>
      </w:r>
    </w:p>
    <w:p w:rsidR="00000000" w:rsidDel="00000000" w:rsidP="00000000" w:rsidRDefault="00000000" w:rsidRPr="00000000" w14:paraId="000001A4">
      <w:pPr>
        <w:rPr>
          <w:b w:val="1"/>
          <w:bCs w:val="1"/>
          <w:highlight w:val="yellow"/>
        </w:rPr>
      </w:pPr>
      <w:r w:rsidDel="00000000" w:rsidR="00000000" w:rsidRPr="00000000">
        <w:rPr>
          <w:b w:val="1"/>
          <w:bCs w:val="1"/>
          <w:highlight w:val="yellow"/>
          <w:rtl w:val="0"/>
        </w:rPr>
        <w:t xml:space="preserve">Consider including in the background/lit survey/related work section. </w:t>
      </w:r>
    </w:p>
    <w:p w:rsidR="00000000" w:rsidDel="00000000" w:rsidP="00000000" w:rsidRDefault="00000000" w:rsidRPr="00000000" w14:paraId="000001A5">
      <w:pPr>
        <w:rPr>
          <w:b w:val="1"/>
          <w:bCs w:val="1"/>
          <w:highlight w:val="yellow"/>
        </w:rPr>
      </w:pPr>
      <w:r w:rsidDel="00000000" w:rsidR="00000000" w:rsidRPr="00000000">
        <w:rPr>
          <w:rtl w:val="0"/>
        </w:rPr>
      </w:r>
    </w:p>
    <w:p w:rsidR="00000000" w:rsidDel="00000000" w:rsidP="00000000" w:rsidRDefault="00000000" w:rsidRPr="00000000" w14:paraId="000001A6">
      <w:pPr>
        <w:numPr>
          <w:ilvl w:val="0"/>
          <w:numId w:val="4"/>
        </w:numPr>
        <w:ind w:left="720" w:hanging="360"/>
      </w:pPr>
      <w:r w:rsidDel="00000000" w:rsidR="00000000" w:rsidRPr="00000000">
        <w:rPr>
          <w:color w:val="ff0000"/>
          <w:rtl w:val="0"/>
        </w:rPr>
        <w:t xml:space="preserve">Over reliance definition</w:t>
      </w:r>
      <w:r w:rsidDel="00000000" w:rsidR="00000000" w:rsidRPr="00000000">
        <w:rPr>
          <w:rtl w:val="0"/>
        </w:rPr>
        <w:t xml:space="preserve"> -  IfMath behind the calculation - need to know variables….  recursion what is your goal - &lt;10% considering constraints  </w:t>
      </w:r>
    </w:p>
    <w:p w:rsidR="00000000" w:rsidDel="00000000" w:rsidP="00000000" w:rsidRDefault="00000000" w:rsidRPr="00000000" w14:paraId="000001A7">
      <w:pPr>
        <w:numPr>
          <w:ilvl w:val="0"/>
          <w:numId w:val="4"/>
        </w:numPr>
        <w:ind w:left="720" w:hanging="360"/>
      </w:pPr>
      <w:r w:rsidDel="00000000" w:rsidR="00000000" w:rsidRPr="00000000">
        <w:rPr>
          <w:i w:val="1"/>
          <w:iCs w:val="1"/>
          <w:rtl w:val="0"/>
        </w:rPr>
        <w:t xml:space="preserve">Over-reliance = (number of cases where the student's final decision matches the AI's incorrect advice) ÷ (total number of cases where the AI's advice was incorrect)</w:t>
      </w:r>
    </w:p>
    <w:p w:rsidR="00000000" w:rsidDel="00000000" w:rsidP="00000000" w:rsidRDefault="00000000" w:rsidRPr="00000000" w14:paraId="000001A8">
      <w:pPr>
        <w:ind w:left="720" w:firstLine="0"/>
        <w:rPr>
          <w:b w:val="1"/>
          <w:bCs w:val="1"/>
          <w:highlight w:val="yellow"/>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Action items</w:t>
      </w:r>
    </w:p>
    <w:p w:rsidR="00000000" w:rsidDel="00000000" w:rsidP="00000000" w:rsidRDefault="00000000" w:rsidRPr="00000000" w14:paraId="000001AA">
      <w:pPr>
        <w:numPr>
          <w:ilvl w:val="0"/>
          <w:numId w:val="35"/>
        </w:numPr>
        <w:ind w:left="720" w:hanging="360"/>
      </w:pPr>
      <w:r w:rsidDel="00000000" w:rsidR="00000000" w:rsidRPr="00000000">
        <w:rPr>
          <w:strike w:val="1"/>
          <w:rtl w:val="0"/>
        </w:rPr>
        <w:t xml:space="preserve">Lit surveys: Create an excel spreadsheet </w:t>
      </w:r>
    </w:p>
    <w:p w:rsidR="00000000" w:rsidDel="00000000" w:rsidP="00000000" w:rsidRDefault="00000000" w:rsidRPr="00000000" w14:paraId="000001AB">
      <w:pPr>
        <w:numPr>
          <w:ilvl w:val="0"/>
          <w:numId w:val="35"/>
        </w:numPr>
        <w:ind w:left="720" w:hanging="360"/>
      </w:pPr>
      <w:r w:rsidDel="00000000" w:rsidR="00000000" w:rsidRPr="00000000">
        <w:rPr>
          <w:rtl w:val="0"/>
        </w:rPr>
        <w:t xml:space="preserve">Start the template for W12 initial paper - 4 pages - Russel</w:t>
      </w:r>
    </w:p>
    <w:p w:rsidR="00000000" w:rsidDel="00000000" w:rsidP="00000000" w:rsidRDefault="00000000" w:rsidRPr="00000000" w14:paraId="000001AC">
      <w:pPr>
        <w:numPr>
          <w:ilvl w:val="0"/>
          <w:numId w:val="35"/>
        </w:numPr>
        <w:ind w:left="720" w:hanging="360"/>
      </w:pPr>
      <w:r w:rsidDel="00000000" w:rsidR="00000000" w:rsidRPr="00000000">
        <w:rPr>
          <w:rtl w:val="0"/>
        </w:rPr>
        <w:t xml:space="preserve">Ethics approval MUHREC - Russel</w:t>
      </w:r>
    </w:p>
    <w:p w:rsidR="00000000" w:rsidDel="00000000" w:rsidP="00000000" w:rsidRDefault="00000000" w:rsidRPr="00000000" w14:paraId="000001AD">
      <w:pPr>
        <w:numPr>
          <w:ilvl w:val="0"/>
          <w:numId w:val="35"/>
        </w:numPr>
        <w:ind w:left="720" w:hanging="360"/>
      </w:pPr>
      <w:r w:rsidDel="00000000" w:rsidR="00000000" w:rsidRPr="00000000">
        <w:rPr>
          <w:strike w:val="1"/>
          <w:rtl w:val="0"/>
        </w:rPr>
        <w:t xml:space="preserve">Work on objectives - add more ) </w:t>
      </w:r>
    </w:p>
    <w:p w:rsidR="00000000" w:rsidDel="00000000" w:rsidP="00000000" w:rsidRDefault="00000000" w:rsidRPr="00000000" w14:paraId="000001AE">
      <w:pPr>
        <w:numPr>
          <w:ilvl w:val="1"/>
          <w:numId w:val="35"/>
        </w:numPr>
        <w:ind w:left="1440" w:hanging="360"/>
      </w:pPr>
      <w:r w:rsidDel="00000000" w:rsidR="00000000" w:rsidRPr="00000000">
        <w:rPr>
          <w:strike w:val="1"/>
          <w:rtl w:val="0"/>
        </w:rPr>
        <w:t xml:space="preserve">Added 1.2, 2.1.1, 4.0 and 5.0</w:t>
      </w:r>
    </w:p>
    <w:p w:rsidR="00000000" w:rsidDel="00000000" w:rsidP="00000000" w:rsidRDefault="00000000" w:rsidRPr="00000000" w14:paraId="000001AF">
      <w:pPr>
        <w:numPr>
          <w:ilvl w:val="0"/>
          <w:numId w:val="35"/>
        </w:numPr>
        <w:ind w:left="720" w:hanging="360"/>
      </w:pPr>
      <w:r w:rsidDel="00000000" w:rsidR="00000000" w:rsidRPr="00000000">
        <w:rPr>
          <w:strike w:val="1"/>
          <w:rtl w:val="0"/>
        </w:rPr>
        <w:t xml:space="preserve">Identify requirements (FR and NFR) for our</w:t>
      </w:r>
      <w:r w:rsidDel="00000000" w:rsidR="00000000" w:rsidRPr="00000000">
        <w:rPr>
          <w:b w:val="1"/>
          <w:bCs w:val="1"/>
          <w:strike w:val="1"/>
          <w:highlight w:val="yellow"/>
          <w:rtl w:val="0"/>
        </w:rPr>
        <w:t xml:space="preserve"> multi-agent AI ethics-training platform</w:t>
      </w:r>
      <w:r w:rsidDel="00000000" w:rsidR="00000000" w:rsidRPr="00000000">
        <w:rPr>
          <w:strike w:val="1"/>
          <w:rtl w:val="0"/>
        </w:rPr>
        <w:t xml:space="preserve">. (fixed set of Agents or flexible options)</w:t>
      </w:r>
    </w:p>
    <w:p w:rsidR="00000000" w:rsidDel="00000000" w:rsidP="00000000" w:rsidRDefault="00000000" w:rsidRPr="00000000" w14:paraId="000001B0">
      <w:pPr>
        <w:numPr>
          <w:ilvl w:val="0"/>
          <w:numId w:val="35"/>
        </w:numPr>
        <w:ind w:left="720" w:hanging="360"/>
      </w:pPr>
      <w:r w:rsidDel="00000000" w:rsidR="00000000" w:rsidRPr="00000000">
        <w:rPr>
          <w:strike w:val="1"/>
          <w:rtl w:val="0"/>
        </w:rPr>
        <w:t xml:space="preserve">Mockups + Personas</w:t>
      </w:r>
    </w:p>
    <w:p w:rsidR="00000000" w:rsidDel="00000000" w:rsidP="00000000" w:rsidRDefault="00000000" w:rsidRPr="00000000" w14:paraId="000001B1">
      <w:pPr>
        <w:numPr>
          <w:ilvl w:val="0"/>
          <w:numId w:val="35"/>
        </w:numPr>
        <w:ind w:left="720" w:hanging="360"/>
        <w:rPr>
          <w:highlight w:val="cyan"/>
        </w:rPr>
      </w:pPr>
      <w:r w:rsidDel="00000000" w:rsidR="00000000" w:rsidRPr="00000000">
        <w:rPr>
          <w:highlight w:val="cyan"/>
          <w:rtl w:val="0"/>
        </w:rPr>
        <w:t xml:space="preserve">Prepare for the Week 8 interview presentation (Context, background, Aim, RQs, RM overview, prelim findings, PoC.., plan for S2 research - Gantt chart)</w:t>
      </w:r>
    </w:p>
    <w:p w:rsidR="00000000" w:rsidDel="00000000" w:rsidP="00000000" w:rsidRDefault="00000000" w:rsidRPr="00000000" w14:paraId="000001B2">
      <w:pPr>
        <w:numPr>
          <w:ilvl w:val="0"/>
          <w:numId w:val="35"/>
        </w:numPr>
        <w:ind w:left="720" w:hanging="360"/>
      </w:pPr>
      <w:r w:rsidDel="00000000" w:rsidR="00000000" w:rsidRPr="00000000">
        <w:rPr>
          <w:b w:val="1"/>
          <w:bCs w:val="1"/>
          <w:rtl w:val="0"/>
        </w:rPr>
        <w:t xml:space="preserve">CRAP: find similar for measuring AI agent reliability…</w:t>
      </w:r>
    </w:p>
    <w:p w:rsidR="00000000" w:rsidDel="00000000" w:rsidP="00000000" w:rsidRDefault="00000000" w:rsidRPr="00000000" w14:paraId="000001B3">
      <w:pPr>
        <w:numPr>
          <w:ilvl w:val="0"/>
          <w:numId w:val="35"/>
        </w:numPr>
        <w:ind w:left="720" w:hanging="360"/>
        <w:rPr>
          <w:b w:val="1"/>
          <w:bCs w:val="1"/>
        </w:rPr>
      </w:pPr>
      <w:r w:rsidDel="00000000" w:rsidR="00000000" w:rsidRPr="00000000">
        <w:rPr>
          <w:b w:val="1"/>
          <w:bCs w:val="1"/>
          <w:rtl w:val="0"/>
        </w:rPr>
        <w:t xml:space="preserve">Draft answer for three Ethics application questions?</w:t>
      </w:r>
    </w:p>
    <w:p w:rsidR="00000000" w:rsidDel="00000000" w:rsidP="00000000" w:rsidRDefault="00000000" w:rsidRPr="00000000" w14:paraId="000001B4">
      <w:pPr>
        <w:numPr>
          <w:ilvl w:val="0"/>
          <w:numId w:val="35"/>
        </w:numPr>
        <w:ind w:left="720" w:hanging="360"/>
        <w:rPr>
          <w:b w:val="1"/>
          <w:bCs w:val="1"/>
        </w:rPr>
      </w:pPr>
      <w:r w:rsidDel="00000000" w:rsidR="00000000" w:rsidRPr="00000000">
        <w:rPr>
          <w:b w:val="1"/>
          <w:bCs w:val="1"/>
          <w:strike w:val="1"/>
          <w:rtl w:val="0"/>
        </w:rPr>
        <w:t xml:space="preserve">Log into the following: </w:t>
      </w:r>
      <w:hyperlink r:id="rId30">
        <w:r w:rsidDel="00000000" w:rsidR="00000000" w:rsidRPr="00000000">
          <w:rPr>
            <w:b w:val="1"/>
            <w:bCs w:val="1"/>
            <w:strike w:val="1"/>
            <w:color w:val="1155cc"/>
            <w:u w:val="single"/>
            <w:rtl w:val="0"/>
          </w:rPr>
          <w:t xml:space="preserve">https://ethicsapps.monash.edu/ActivityForm/Index</w:t>
        </w:r>
      </w:hyperlink>
      <w:r w:rsidDel="00000000" w:rsidR="00000000" w:rsidRPr="00000000">
        <w:rPr>
          <w:strike w:val="1"/>
          <w:rtl w:val="0"/>
        </w:rPr>
      </w:r>
    </w:p>
    <w:p w:rsidR="00000000" w:rsidDel="00000000" w:rsidP="00000000" w:rsidRDefault="00000000" w:rsidRPr="00000000" w14:paraId="000001B5">
      <w:pPr>
        <w:numPr>
          <w:ilvl w:val="0"/>
          <w:numId w:val="35"/>
        </w:numPr>
        <w:ind w:left="720" w:hanging="360"/>
        <w:rPr>
          <w:b w:val="1"/>
          <w:bCs w:val="1"/>
        </w:rPr>
      </w:pPr>
      <w:r w:rsidDel="00000000" w:rsidR="00000000" w:rsidRPr="00000000">
        <w:rPr>
          <w:b w:val="1"/>
          <w:bCs w:val="1"/>
          <w:strike w:val="1"/>
          <w:rtl w:val="0"/>
        </w:rPr>
        <w:t xml:space="preserve">Module - Risk, OH&amp;S Frevvo, ?? Sarah -&gt; Week 5 - Russel to recheck the list. </w:t>
      </w:r>
    </w:p>
    <w:p w:rsidR="00000000" w:rsidDel="00000000" w:rsidP="00000000" w:rsidRDefault="00000000" w:rsidRPr="00000000" w14:paraId="000001B6">
      <w:pPr>
        <w:ind w:left="1440" w:firstLine="0"/>
        <w:rPr/>
      </w:pPr>
      <w:r w:rsidDel="00000000" w:rsidR="00000000" w:rsidRPr="00000000">
        <w:rPr>
          <w:rtl w:val="0"/>
        </w:rPr>
      </w:r>
    </w:p>
    <w:p w:rsidR="00000000" w:rsidDel="00000000" w:rsidP="00000000" w:rsidRDefault="00000000" w:rsidRPr="00000000" w14:paraId="000001B7">
      <w:pPr>
        <w:rPr>
          <w:b w:val="1"/>
          <w:bCs w:val="1"/>
        </w:rPr>
      </w:pPr>
      <w:r w:rsidDel="00000000" w:rsidR="00000000" w:rsidRPr="00000000">
        <w:rPr>
          <w:b w:val="1"/>
          <w:bCs w:val="1"/>
          <w:rtl w:val="0"/>
        </w:rPr>
        <w:t xml:space="preserve">In simple terms, explain the background and importance of this research</w:t>
      </w:r>
    </w:p>
    <w:p w:rsidR="00000000" w:rsidDel="00000000" w:rsidP="00000000" w:rsidRDefault="00000000" w:rsidRPr="00000000" w14:paraId="000001B8">
      <w:pPr>
        <w:rPr/>
      </w:pPr>
      <w:r w:rsidDel="00000000" w:rsidR="00000000" w:rsidRPr="00000000">
        <w:rPr>
          <w:rtl w:val="0"/>
        </w:rPr>
        <w:t xml:space="preserve">Do not include citations, explain all abbreviations and avoid using complex technical terms. </w:t>
      </w:r>
    </w:p>
    <w:p w:rsidR="00000000" w:rsidDel="00000000" w:rsidP="00000000" w:rsidRDefault="00000000" w:rsidRPr="00000000" w14:paraId="000001B9">
      <w:pPr>
        <w:rPr/>
      </w:pPr>
      <w:r w:rsidDel="00000000" w:rsidR="00000000" w:rsidRPr="00000000">
        <w:rPr>
          <w:rtl w:val="0"/>
        </w:rPr>
        <w:t xml:space="preserve">Refer to Readable's text scoring tool for tips to improve readability.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b w:val="1"/>
          <w:bCs w:val="1"/>
        </w:rPr>
      </w:pPr>
      <w:r w:rsidDel="00000000" w:rsidR="00000000" w:rsidRPr="00000000">
        <w:rPr>
          <w:b w:val="1"/>
          <w:bCs w:val="1"/>
          <w:rtl w:val="0"/>
        </w:rPr>
        <w:t xml:space="preserve">List the aims or hypotheses of the research pro</w:t>
      </w:r>
    </w:p>
    <w:p w:rsidR="00000000" w:rsidDel="00000000" w:rsidP="00000000" w:rsidRDefault="00000000" w:rsidRPr="00000000" w14:paraId="000001BD">
      <w:pPr>
        <w:rPr>
          <w:b w:val="1"/>
          <w:bCs w:val="1"/>
        </w:rPr>
      </w:pPr>
      <w:r w:rsidDel="00000000" w:rsidR="00000000" w:rsidRPr="00000000">
        <w:rPr>
          <w:rtl w:val="0"/>
        </w:rPr>
      </w:r>
    </w:p>
    <w:p w:rsidR="00000000" w:rsidDel="00000000" w:rsidP="00000000" w:rsidRDefault="00000000" w:rsidRPr="00000000" w14:paraId="000001BE">
      <w:pPr>
        <w:rPr>
          <w:b w:val="1"/>
          <w:bCs w:val="1"/>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Give a brief overview of the research design</w:t>
      </w:r>
      <w:r w:rsidDel="00000000" w:rsidR="00000000" w:rsidRPr="00000000">
        <w:rPr>
          <w:rtl w:val="0"/>
        </w:rPr>
      </w:r>
    </w:p>
    <w:p w:rsidR="00000000" w:rsidDel="00000000" w:rsidP="00000000" w:rsidRDefault="00000000" w:rsidRPr="00000000" w14:paraId="000001C1">
      <w:pPr>
        <w:numPr>
          <w:ilvl w:val="0"/>
          <w:numId w:val="23"/>
        </w:numPr>
        <w:ind w:left="720" w:hanging="360"/>
        <w:rPr>
          <w:highlight w:val="red"/>
        </w:rPr>
      </w:pPr>
      <w:r w:rsidDel="00000000" w:rsidR="00000000" w:rsidRPr="00000000">
        <w:rPr>
          <w:highlight w:val="red"/>
          <w:rtl w:val="0"/>
        </w:rPr>
        <w:t xml:space="preserve">Students - 18+ (exclude Malaysia and Indonesia citizens)</w:t>
      </w:r>
    </w:p>
    <w:p w:rsidR="00000000" w:rsidDel="00000000" w:rsidP="00000000" w:rsidRDefault="00000000" w:rsidRPr="00000000" w14:paraId="000001C2">
      <w:pPr>
        <w:numPr>
          <w:ilvl w:val="0"/>
          <w:numId w:val="23"/>
        </w:numPr>
        <w:ind w:left="720" w:hanging="360"/>
      </w:pPr>
      <w:r w:rsidDel="00000000" w:rsidR="00000000" w:rsidRPr="00000000">
        <w:rPr>
          <w:rtl w:val="0"/>
        </w:rPr>
        <w:t xml:space="preserve">Junior Working professional 18+ (&lt;2 years of experience) - What types of decision - Technical and tactical </w:t>
      </w:r>
    </w:p>
    <w:p w:rsidR="00000000" w:rsidDel="00000000" w:rsidP="00000000" w:rsidRDefault="00000000" w:rsidRPr="00000000" w14:paraId="000001C3">
      <w:pPr>
        <w:numPr>
          <w:ilvl w:val="0"/>
          <w:numId w:val="23"/>
        </w:numPr>
        <w:ind w:left="720" w:hanging="360"/>
      </w:pPr>
      <w:r w:rsidDel="00000000" w:rsidR="00000000" w:rsidRPr="00000000">
        <w:rPr>
          <w:rtl w:val="0"/>
        </w:rPr>
        <w:t xml:space="preserve">IF Senior Working professional 18+ (5+ years of experience) - What types of decision - Business and strategic </w:t>
      </w:r>
    </w:p>
    <w:p w:rsidR="00000000" w:rsidDel="00000000" w:rsidP="00000000" w:rsidRDefault="00000000" w:rsidRPr="00000000" w14:paraId="000001C4">
      <w:pPr>
        <w:numPr>
          <w:ilvl w:val="0"/>
          <w:numId w:val="23"/>
        </w:numPr>
        <w:ind w:left="720" w:hanging="360"/>
      </w:pP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sectPr>
          <w:type w:val="nextPage"/>
          <w:pgSz w:h="16834" w:w="11909"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1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qatd87rzrre"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Sept 2026 | FIT4701/2 Meeting</w:t>
      </w:r>
      <w:r w:rsidDel="00000000" w:rsidR="00000000" w:rsidRPr="00000000">
        <w:rPr>
          <w:rtl w:val="0"/>
        </w:rPr>
      </w:r>
    </w:p>
    <w:p w:rsidR="00000000" w:rsidDel="00000000" w:rsidP="00000000" w:rsidRDefault="00000000" w:rsidRPr="00000000" w14:paraId="000001C9">
      <w:pPr>
        <w:pStyle w:val="Heading2"/>
        <w:rPr/>
      </w:pPr>
      <w:bookmarkStart w:colFirst="0" w:colLast="0" w:name="_rfdsn6r9sjkx" w:id="14"/>
      <w:bookmarkEnd w:id="14"/>
      <w:r w:rsidDel="00000000" w:rsidR="00000000" w:rsidRPr="00000000">
        <w:rPr>
          <w:rtl w:val="0"/>
        </w:rPr>
        <w:t xml:space="preserve">1 Sept 2026</w:t>
      </w:r>
      <w:r w:rsidDel="00000000" w:rsidR="00000000" w:rsidRPr="00000000">
        <w:rPr>
          <w:rtl w:val="0"/>
        </w:rPr>
        <w:t xml:space="preserve"> | </w:t>
      </w:r>
      <w:hyperlink r:id="rId31">
        <w:r w:rsidDel="00000000" w:rsidR="00000000" w:rsidRPr="00000000">
          <w:rPr>
            <w:color w:val="0000ee"/>
            <w:u w:val="single"/>
            <w:rtl w:val="0"/>
          </w:rPr>
          <w:t xml:space="preserve">FIT4701/2 Meeting - Agentic AI Platform</w:t>
        </w:r>
      </w:hyperlink>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Attendees: </w:t>
      </w:r>
      <w:hyperlink r:id="rId32">
        <w:r w:rsidDel="00000000" w:rsidR="00000000" w:rsidRPr="00000000">
          <w:rPr>
            <w:color w:val="0000ee"/>
            <w:u w:val="single"/>
            <w:rtl w:val="0"/>
          </w:rPr>
          <w:t xml:space="preserve">ABM Russel</w:t>
        </w:r>
      </w:hyperlink>
      <w:r w:rsidDel="00000000" w:rsidR="00000000" w:rsidRPr="00000000">
        <w:rPr>
          <w:rtl w:val="0"/>
        </w:rPr>
        <w:t xml:space="preserve"> </w:t>
      </w:r>
      <w:hyperlink r:id="rId33">
        <w:r w:rsidDel="00000000" w:rsidR="00000000" w:rsidRPr="00000000">
          <w:rPr>
            <w:color w:val="0000ee"/>
            <w:u w:val="single"/>
            <w:rtl w:val="0"/>
          </w:rPr>
          <w:t xml:space="preserve">Aryan Cyrus</w:t>
        </w:r>
      </w:hyperlink>
      <w:r w:rsidDel="00000000" w:rsidR="00000000" w:rsidRPr="00000000">
        <w:rPr>
          <w:rtl w:val="0"/>
        </w:rPr>
        <w:t xml:space="preserve"> </w:t>
      </w:r>
      <w:hyperlink r:id="rId34">
        <w:r w:rsidDel="00000000" w:rsidR="00000000" w:rsidRPr="00000000">
          <w:rPr>
            <w:color w:val="0000ee"/>
            <w:u w:val="single"/>
            <w:rtl w:val="0"/>
          </w:rPr>
          <w:t xml:space="preserve">Ubaid Irfan</w:t>
        </w:r>
      </w:hyperlink>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spacing w:line="256.8" w:lineRule="auto"/>
        <w:rPr>
          <w:ins w:author="ABM Russel" w:id="19" w:date="2026-09-01T00:40:41Z"/>
          <w:b w:val="1"/>
          <w:bCs w:val="1"/>
          <w:highlight w:val="yellow"/>
        </w:rPr>
      </w:pPr>
      <w:ins w:author="ABM Russel" w:id="19" w:date="2026-09-01T00:40:41Z">
        <w:r w:rsidDel="00000000" w:rsidR="00000000" w:rsidRPr="00000000">
          <w:rPr>
            <w:b w:val="1"/>
            <w:bCs w:val="1"/>
            <w:highlight w:val="yellow"/>
            <w:rtl w:val="0"/>
          </w:rPr>
          <w:t xml:space="preserve">"Investigate whether adding governance mechanisms to a multi-agent AI ethics-training platform reduce students' over-reliance on the AI and improve their ethical decision-making”</w:t>
        </w:r>
      </w:ins>
    </w:p>
    <w:p w:rsidR="00000000" w:rsidDel="00000000" w:rsidP="00000000" w:rsidRDefault="00000000" w:rsidRPr="00000000" w14:paraId="000001CF">
      <w:pPr>
        <w:spacing w:line="256.8" w:lineRule="auto"/>
        <w:rPr>
          <w:ins w:author="ABM Russel" w:id="19" w:date="2026-09-01T00:40:41Z"/>
          <w:b w:val="1"/>
          <w:bCs w:val="1"/>
        </w:rPr>
      </w:pPr>
      <w:ins w:author="ABM Russel" w:id="19" w:date="2026-09-01T00:40:41Z">
        <w:r w:rsidDel="00000000" w:rsidR="00000000" w:rsidRPr="00000000">
          <w:rPr>
            <w:rtl w:val="0"/>
          </w:rPr>
        </w:r>
      </w:ins>
    </w:p>
    <w:p w:rsidR="00000000" w:rsidDel="00000000" w:rsidP="00000000" w:rsidRDefault="00000000" w:rsidRPr="00000000" w14:paraId="000001D0">
      <w:pPr>
        <w:spacing w:line="256.8" w:lineRule="auto"/>
        <w:rPr>
          <w:ins w:author="ABM Russel" w:id="19" w:date="2026-09-01T00:40:41Z"/>
        </w:rPr>
      </w:pPr>
      <w:ins w:author="ABM Russel" w:id="19" w:date="2026-09-01T00:40:41Z">
        <w:r w:rsidDel="00000000" w:rsidR="00000000" w:rsidRPr="00000000">
          <w:rPr>
            <w:b w:val="1"/>
            <w:bCs w:val="1"/>
            <w:rtl w:val="0"/>
          </w:rPr>
          <w:t xml:space="preserve">Central RQ: [to refine] Do we need governance mechanisms to a multi-agent AI ethics-training platform?</w:t>
        </w:r>
        <w:r w:rsidDel="00000000" w:rsidR="00000000" w:rsidRPr="00000000">
          <w:rPr>
            <w:rtl w:val="0"/>
          </w:rPr>
        </w:r>
      </w:ins>
    </w:p>
    <w:p w:rsidR="00000000" w:rsidDel="00000000" w:rsidP="00000000" w:rsidRDefault="00000000" w:rsidRPr="00000000" w14:paraId="000001D1">
      <w:pPr>
        <w:numPr>
          <w:ilvl w:val="0"/>
          <w:numId w:val="17"/>
        </w:numPr>
        <w:ind w:left="720" w:hanging="360"/>
        <w:rPr>
          <w:ins w:author="ABM Russel" w:id="19" w:date="2026-09-01T00:40:41Z"/>
        </w:rPr>
      </w:pPr>
      <w:ins w:author="ABM Russel" w:id="19" w:date="2026-09-01T00:40:41Z">
        <w:r w:rsidDel="00000000" w:rsidR="00000000" w:rsidRPr="00000000">
          <w:rPr>
            <w:rtl w:val="0"/>
          </w:rPr>
          <w:t xml:space="preserve">Convert issues into RQs backed by lit survey </w:t>
        </w:r>
      </w:ins>
    </w:p>
    <w:p w:rsidR="00000000" w:rsidDel="00000000" w:rsidP="00000000" w:rsidRDefault="00000000" w:rsidRPr="00000000" w14:paraId="000001D2">
      <w:pPr>
        <w:numPr>
          <w:ilvl w:val="0"/>
          <w:numId w:val="17"/>
        </w:numPr>
        <w:ind w:left="1440" w:hanging="360"/>
        <w:rPr>
          <w:ins w:author="ABM Russel" w:id="19" w:date="2026-09-01T00:40:41Z"/>
        </w:rPr>
      </w:pPr>
      <w:ins w:author="ABM Russel" w:id="19" w:date="2026-09-01T00:40:41Z">
        <w:r w:rsidDel="00000000" w:rsidR="00000000" w:rsidRPr="00000000">
          <w:rPr>
            <w:rtl w:val="0"/>
          </w:rPr>
          <w:t xml:space="preserve">Unique roles to each agent</w:t>
        </w:r>
      </w:ins>
    </w:p>
    <w:p w:rsidR="00000000" w:rsidDel="00000000" w:rsidP="00000000" w:rsidRDefault="00000000" w:rsidRPr="00000000" w14:paraId="000001D3">
      <w:pPr>
        <w:numPr>
          <w:ilvl w:val="0"/>
          <w:numId w:val="17"/>
        </w:numPr>
        <w:ind w:left="1440" w:hanging="360"/>
        <w:rPr>
          <w:ins w:author="ABM Russel" w:id="19" w:date="2026-09-01T00:40:41Z"/>
        </w:rPr>
      </w:pPr>
      <w:ins w:author="ABM Russel" w:id="19" w:date="2026-09-01T00:40:41Z">
        <w:r w:rsidDel="00000000" w:rsidR="00000000" w:rsidRPr="00000000">
          <w:rPr>
            <w:rtl w:val="0"/>
          </w:rPr>
          <w:t xml:space="preserve">Poor decision making </w:t>
        </w:r>
      </w:ins>
    </w:p>
    <w:p w:rsidR="00000000" w:rsidDel="00000000" w:rsidP="00000000" w:rsidRDefault="00000000" w:rsidRPr="00000000" w14:paraId="000001D4">
      <w:pPr>
        <w:numPr>
          <w:ilvl w:val="0"/>
          <w:numId w:val="17"/>
        </w:numPr>
        <w:ind w:left="1440" w:hanging="360"/>
        <w:rPr>
          <w:ins w:author="ABM Russel" w:id="19" w:date="2026-09-01T00:40:41Z"/>
        </w:rPr>
      </w:pPr>
      <w:ins w:author="ABM Russel" w:id="19" w:date="2026-09-01T00:40:41Z">
        <w:r w:rsidDel="00000000" w:rsidR="00000000" w:rsidRPr="00000000">
          <w:rPr>
            <w:rtl w:val="0"/>
          </w:rPr>
          <w:t xml:space="preserve">Should we use utilitarian approach to agree with agent’s decision</w:t>
        </w:r>
      </w:ins>
    </w:p>
    <w:p w:rsidR="00000000" w:rsidDel="00000000" w:rsidP="00000000" w:rsidRDefault="00000000" w:rsidRPr="00000000" w14:paraId="000001D5">
      <w:pPr>
        <w:numPr>
          <w:ilvl w:val="0"/>
          <w:numId w:val="17"/>
        </w:numPr>
        <w:ind w:left="1440" w:hanging="360"/>
        <w:rPr>
          <w:ins w:author="ABM Russel" w:id="19" w:date="2026-09-01T00:40:41Z"/>
        </w:rPr>
      </w:pPr>
      <w:ins w:author="ABM Russel" w:id="19" w:date="2026-09-01T00:40:41Z">
        <w:r w:rsidDel="00000000" w:rsidR="00000000" w:rsidRPr="00000000">
          <w:rPr>
            <w:rtl w:val="0"/>
          </w:rPr>
          <w:t xml:space="preserve">How to validate the final decision?  </w:t>
        </w:r>
      </w:ins>
    </w:p>
    <w:p w:rsidR="00000000" w:rsidDel="00000000" w:rsidP="00000000" w:rsidRDefault="00000000" w:rsidRPr="00000000" w14:paraId="000001D6">
      <w:pPr>
        <w:numPr>
          <w:ilvl w:val="0"/>
          <w:numId w:val="17"/>
        </w:numPr>
        <w:ind w:left="1440" w:hanging="360"/>
        <w:rPr>
          <w:ins w:author="ABM Russel" w:id="19" w:date="2026-09-01T00:40:41Z"/>
        </w:rPr>
      </w:pPr>
      <w:ins w:author="ABM Russel" w:id="19" w:date="2026-09-01T00:40:41Z">
        <w:r w:rsidDel="00000000" w:rsidR="00000000" w:rsidRPr="00000000">
          <w:rPr>
            <w:rtl w:val="0"/>
          </w:rPr>
          <w:t xml:space="preserve">What are the different roles required in a </w:t>
        </w:r>
        <w:r w:rsidDel="00000000" w:rsidR="00000000" w:rsidRPr="00000000">
          <w:rPr>
            <w:b w:val="1"/>
            <w:bCs w:val="1"/>
            <w:rtl w:val="0"/>
          </w:rPr>
          <w:t xml:space="preserve">multi-agent AI ethics-training platform?</w:t>
        </w:r>
      </w:ins>
    </w:p>
    <w:p w:rsidR="00000000" w:rsidDel="00000000" w:rsidP="00000000" w:rsidRDefault="00000000" w:rsidRPr="00000000" w14:paraId="000001D7">
      <w:pPr>
        <w:rPr>
          <w:ins w:author="ABM Russel" w:id="19" w:date="2026-09-01T00:40:41Z"/>
          <w:b w:val="1"/>
          <w:bCs w:val="1"/>
        </w:rPr>
      </w:pPr>
      <w:ins w:author="ABM Russel" w:id="19" w:date="2026-09-01T00:40:41Z">
        <w:r w:rsidDel="00000000" w:rsidR="00000000" w:rsidRPr="00000000">
          <w:rPr>
            <w:rtl w:val="0"/>
          </w:rPr>
        </w:r>
      </w:ins>
    </w:p>
    <w:p w:rsidR="00000000" w:rsidDel="00000000" w:rsidP="00000000" w:rsidRDefault="00000000" w:rsidRPr="00000000" w14:paraId="000001D8">
      <w:pPr>
        <w:rPr>
          <w:ins w:author="ABM Russel" w:id="19" w:date="2026-09-01T00:40:41Z"/>
          <w:b w:val="1"/>
          <w:bCs w:val="1"/>
        </w:rPr>
      </w:pPr>
      <w:ins w:author="ABM Russel" w:id="19" w:date="2026-09-01T00:40:41Z">
        <w:r w:rsidDel="00000000" w:rsidR="00000000" w:rsidRPr="00000000">
          <w:rPr>
            <w:b w:val="1"/>
            <w:bCs w:val="1"/>
            <w:rtl w:val="0"/>
          </w:rPr>
          <w:t xml:space="preserve">FR: Stages?? Pre-, during, post-</w:t>
        </w:r>
      </w:ins>
    </w:p>
    <w:p w:rsidR="00000000" w:rsidDel="00000000" w:rsidP="00000000" w:rsidRDefault="00000000" w:rsidRPr="00000000" w14:paraId="000001D9">
      <w:pPr>
        <w:ind w:left="720" w:firstLine="0"/>
        <w:rPr>
          <w:ins w:author="ABM Russel" w:id="19" w:date="2026-09-01T00:40:41Z"/>
        </w:rPr>
      </w:pPr>
      <w:ins w:author="ABM Russel" w:id="19" w:date="2026-09-01T00:40:41Z">
        <w:r w:rsidDel="00000000" w:rsidR="00000000" w:rsidRPr="00000000">
          <w:rPr>
            <w:rtl w:val="0"/>
          </w:rPr>
        </w:r>
      </w:ins>
    </w:p>
    <w:p w:rsidR="00000000" w:rsidDel="00000000" w:rsidP="00000000" w:rsidRDefault="00000000" w:rsidRPr="00000000" w14:paraId="000001DA">
      <w:pPr>
        <w:numPr>
          <w:ilvl w:val="0"/>
          <w:numId w:val="17"/>
        </w:numPr>
        <w:ind w:left="720" w:hanging="360"/>
        <w:rPr>
          <w:ins w:author="ABM Russel" w:id="19" w:date="2026-09-01T00:40:41Z"/>
        </w:rPr>
      </w:pPr>
      <w:ins w:author="ABM Russel" w:id="19" w:date="2026-09-01T00:40:41Z">
        <w:r w:rsidDel="00000000" w:rsidR="00000000" w:rsidRPr="00000000">
          <w:rPr>
            <w:rtl w:val="0"/>
          </w:rPr>
          <w:t xml:space="preserve">R Objective 1: Investigate the consequences of a </w:t>
        </w:r>
        <w:r w:rsidDel="00000000" w:rsidR="00000000" w:rsidRPr="00000000">
          <w:rPr>
            <w:b w:val="1"/>
            <w:bCs w:val="1"/>
            <w:rtl w:val="0"/>
          </w:rPr>
          <w:t xml:space="preserve">multi-agent AI ethics-training platform</w:t>
        </w:r>
      </w:ins>
    </w:p>
    <w:p w:rsidR="00000000" w:rsidDel="00000000" w:rsidP="00000000" w:rsidRDefault="00000000" w:rsidRPr="00000000" w14:paraId="000001DB">
      <w:pPr>
        <w:numPr>
          <w:ilvl w:val="1"/>
          <w:numId w:val="17"/>
        </w:numPr>
        <w:ind w:left="1440" w:hanging="360"/>
        <w:rPr>
          <w:ins w:author="ABM Russel" w:id="19" w:date="2026-09-01T00:40:41Z"/>
          <w:b w:val="1"/>
          <w:bCs w:val="1"/>
        </w:rPr>
      </w:pPr>
      <w:ins w:author="ABM Russel" w:id="19" w:date="2026-09-01T00:40:41Z">
        <w:r w:rsidDel="00000000" w:rsidR="00000000" w:rsidRPr="00000000">
          <w:rPr>
            <w:b w:val="1"/>
            <w:bCs w:val="1"/>
            <w:rtl w:val="0"/>
          </w:rPr>
          <w:t xml:space="preserve">RQ1.1: Can we rely on a multi-agent AI ethics-training platform?</w:t>
        </w:r>
      </w:ins>
    </w:p>
    <w:p w:rsidR="00000000" w:rsidDel="00000000" w:rsidP="00000000" w:rsidRDefault="00000000" w:rsidRPr="00000000" w14:paraId="000001DC">
      <w:pPr>
        <w:numPr>
          <w:ilvl w:val="2"/>
          <w:numId w:val="17"/>
        </w:numPr>
        <w:ind w:left="2160" w:hanging="360"/>
        <w:rPr>
          <w:ins w:author="ABM Russel" w:id="19" w:date="2026-09-01T00:40:41Z"/>
          <w:b w:val="1"/>
          <w:bCs w:val="1"/>
        </w:rPr>
      </w:pPr>
      <w:ins w:author="ABM Russel" w:id="19" w:date="2026-09-01T00:40:41Z">
        <w:r w:rsidDel="00000000" w:rsidR="00000000" w:rsidRPr="00000000">
          <w:rPr>
            <w:b w:val="1"/>
            <w:bCs w:val="1"/>
            <w:rtl w:val="0"/>
          </w:rPr>
          <w:t xml:space="preserve">Measure: Trust metrics based on accuracy and/or reputation - CRAP approach - find similar for measuring AI agent reliability… </w:t>
        </w:r>
      </w:ins>
    </w:p>
    <w:p w:rsidR="00000000" w:rsidDel="00000000" w:rsidP="00000000" w:rsidRDefault="00000000" w:rsidRPr="00000000" w14:paraId="000001DD">
      <w:pPr>
        <w:numPr>
          <w:ilvl w:val="2"/>
          <w:numId w:val="17"/>
        </w:numPr>
        <w:ind w:left="2160" w:hanging="360"/>
        <w:rPr>
          <w:ins w:author="ABM Russel" w:id="19" w:date="2026-09-01T00:40:41Z"/>
          <w:b w:val="1"/>
          <w:bCs w:val="1"/>
        </w:rPr>
      </w:pPr>
      <w:ins w:author="ABM Russel" w:id="19" w:date="2026-09-01T00:40:41Z">
        <w:r w:rsidDel="00000000" w:rsidR="00000000" w:rsidRPr="00000000">
          <w:rPr>
            <w:b w:val="1"/>
            <w:bCs w:val="1"/>
            <w:rtl w:val="0"/>
          </w:rPr>
          <w:t xml:space="preserve">RQ1.1a: Can flexibility in choosing own agents or </w:t>
        </w:r>
        <w:r w:rsidDel="00000000" w:rsidR="00000000" w:rsidRPr="00000000">
          <w:rPr>
            <w:rtl w:val="0"/>
          </w:rPr>
          <w:t xml:space="preserve">fixed set of agents </w:t>
        </w:r>
        <w:r w:rsidDel="00000000" w:rsidR="00000000" w:rsidRPr="00000000">
          <w:rPr>
            <w:b w:val="1"/>
            <w:bCs w:val="1"/>
            <w:rtl w:val="0"/>
          </w:rPr>
          <w:t xml:space="preserve"> impact on ethical decision making? </w:t>
        </w:r>
      </w:ins>
    </w:p>
    <w:p w:rsidR="00000000" w:rsidDel="00000000" w:rsidP="00000000" w:rsidRDefault="00000000" w:rsidRPr="00000000" w14:paraId="000001DE">
      <w:pPr>
        <w:numPr>
          <w:ilvl w:val="3"/>
          <w:numId w:val="17"/>
        </w:numPr>
        <w:ind w:left="2880" w:hanging="360"/>
        <w:rPr>
          <w:ins w:author="ABM Russel" w:id="19" w:date="2026-09-01T00:40:41Z"/>
          <w:b w:val="1"/>
          <w:bCs w:val="1"/>
        </w:rPr>
      </w:pPr>
      <w:ins w:author="ABM Russel" w:id="19" w:date="2026-09-01T00:40:41Z">
        <w:r w:rsidDel="00000000" w:rsidR="00000000" w:rsidRPr="00000000">
          <w:rPr>
            <w:b w:val="1"/>
            <w:bCs w:val="1"/>
            <w:rtl w:val="0"/>
          </w:rPr>
          <w:t xml:space="preserve">Measure: System requirement - Fixed set of Agents vs Flexible Agents. Orchestration - sequentially  (rule-based pre-determined) or other - compare different architecture  </w:t>
        </w:r>
      </w:ins>
    </w:p>
    <w:p w:rsidR="00000000" w:rsidDel="00000000" w:rsidP="00000000" w:rsidRDefault="00000000" w:rsidRPr="00000000" w14:paraId="000001DF">
      <w:pPr>
        <w:numPr>
          <w:ilvl w:val="3"/>
          <w:numId w:val="17"/>
        </w:numPr>
        <w:ind w:left="2880" w:hanging="360"/>
        <w:rPr>
          <w:ins w:author="ABM Russel" w:id="19" w:date="2026-09-01T00:40:41Z"/>
          <w:b w:val="1"/>
          <w:bCs w:val="1"/>
        </w:rPr>
      </w:pPr>
      <w:ins w:author="ABM Russel" w:id="19" w:date="2026-09-01T00:40:41Z">
        <w:r w:rsidDel="00000000" w:rsidR="00000000" w:rsidRPr="00000000">
          <w:rPr>
            <w:b w:val="1"/>
            <w:bCs w:val="1"/>
            <w:rtl w:val="0"/>
          </w:rPr>
          <w:t xml:space="preserve">Does restricting users from choosing their own AI agents influence their ethical reasoning, potentially causing users to converge toward similar decisions?</w:t>
        </w:r>
      </w:ins>
    </w:p>
    <w:p w:rsidR="00000000" w:rsidDel="00000000" w:rsidP="00000000" w:rsidRDefault="00000000" w:rsidRPr="00000000" w14:paraId="000001E0">
      <w:pPr>
        <w:rPr>
          <w:ins w:author="ABM Russel" w:id="19" w:date="2026-09-01T00:40:41Z"/>
          <w:b w:val="1"/>
          <w:bCs w:val="1"/>
        </w:rPr>
      </w:pPr>
      <w:ins w:author="ABM Russel" w:id="19" w:date="2026-09-01T00:40:41Z">
        <w:r w:rsidDel="00000000" w:rsidR="00000000" w:rsidRPr="00000000">
          <w:rPr>
            <w:rtl w:val="0"/>
          </w:rPr>
        </w:r>
      </w:ins>
    </w:p>
    <w:p w:rsidR="00000000" w:rsidDel="00000000" w:rsidP="00000000" w:rsidRDefault="00000000" w:rsidRPr="00000000" w14:paraId="000001E1">
      <w:pPr>
        <w:ind w:left="720" w:firstLine="720"/>
        <w:rPr>
          <w:ins w:author="ABM Russel" w:id="19" w:date="2026-09-01T00:40:41Z"/>
          <w:b w:val="1"/>
          <w:bCs w:val="1"/>
        </w:rPr>
      </w:pPr>
      <w:ins w:author="ABM Russel" w:id="19" w:date="2026-09-01T00:40:41Z">
        <w:r w:rsidDel="00000000" w:rsidR="00000000" w:rsidRPr="00000000">
          <w:rPr>
            <w:b w:val="1"/>
            <w:bCs w:val="1"/>
            <w:rtl w:val="0"/>
          </w:rPr>
          <w:t xml:space="preserve">RQ1.2: </w:t>
        </w:r>
        <w:r w:rsidDel="00000000" w:rsidR="00000000" w:rsidRPr="00000000">
          <w:rPr>
            <w:rtl w:val="0"/>
          </w:rPr>
          <w:t xml:space="preserve">Does incorporating governance mechanisms in a </w:t>
        </w:r>
        <w:r w:rsidDel="00000000" w:rsidR="00000000" w:rsidRPr="00000000">
          <w:rPr>
            <w:b w:val="1"/>
            <w:bCs w:val="1"/>
            <w:rtl w:val="0"/>
          </w:rPr>
          <w:t xml:space="preserve">multi-agent AI ethics-training platform improve ethical decision making?</w:t>
        </w:r>
      </w:ins>
    </w:p>
    <w:p w:rsidR="00000000" w:rsidDel="00000000" w:rsidP="00000000" w:rsidRDefault="00000000" w:rsidRPr="00000000" w14:paraId="000001E2">
      <w:pPr>
        <w:numPr>
          <w:ilvl w:val="2"/>
          <w:numId w:val="17"/>
        </w:numPr>
        <w:ind w:left="2160" w:hanging="360"/>
        <w:rPr>
          <w:ins w:author="ABM Russel" w:id="19" w:date="2026-09-01T00:40:41Z"/>
          <w:b w:val="1"/>
          <w:bCs w:val="1"/>
        </w:rPr>
      </w:pPr>
      <w:ins w:author="ABM Russel" w:id="19" w:date="2026-09-01T00:40:41Z">
        <w:r w:rsidDel="00000000" w:rsidR="00000000" w:rsidRPr="00000000">
          <w:rPr>
            <w:b w:val="1"/>
            <w:bCs w:val="1"/>
            <w:rtl w:val="0"/>
          </w:rPr>
          <w:t xml:space="preserve">Measure: System requirement - with or without </w:t>
        </w:r>
      </w:ins>
    </w:p>
    <w:p w:rsidR="00000000" w:rsidDel="00000000" w:rsidP="00000000" w:rsidRDefault="00000000" w:rsidRPr="00000000" w14:paraId="000001E3">
      <w:pPr>
        <w:numPr>
          <w:ilvl w:val="2"/>
          <w:numId w:val="17"/>
        </w:numPr>
        <w:ind w:left="2160" w:hanging="360"/>
        <w:rPr>
          <w:ins w:author="ABM Russel" w:id="19" w:date="2026-09-01T00:40:41Z"/>
          <w:b w:val="1"/>
          <w:bCs w:val="1"/>
        </w:rPr>
      </w:pPr>
      <w:ins w:author="ABM Russel" w:id="19" w:date="2026-09-01T00:40:41Z">
        <w:r w:rsidDel="00000000" w:rsidR="00000000" w:rsidRPr="00000000">
          <w:rPr>
            <w:b w:val="1"/>
            <w:bCs w:val="1"/>
            <w:rtl w:val="0"/>
          </w:rPr>
          <w:t xml:space="preserve">1.2a: </w:t>
        </w:r>
        <w:r w:rsidDel="00000000" w:rsidR="00000000" w:rsidRPr="00000000">
          <w:rPr>
            <w:rtl w:val="0"/>
          </w:rPr>
          <w:t xml:space="preserve">Is the effect of [Gov mechanism] on over-reliance and accuracy stronger for contested/ambiguous ethical cases than for cases with high expert consensus </w:t>
        </w:r>
        <w:r w:rsidDel="00000000" w:rsidR="00000000" w:rsidRPr="00000000">
          <w:rPr>
            <w:b w:val="1"/>
            <w:bCs w:val="1"/>
            <w:rtl w:val="0"/>
          </w:rPr>
          <w:t xml:space="preserve">Refer to RQ1.2a</w:t>
        </w:r>
        <w:r w:rsidDel="00000000" w:rsidR="00000000" w:rsidRPr="00000000">
          <w:rPr>
            <w:rtl w:val="0"/>
          </w:rPr>
        </w:r>
      </w:ins>
    </w:p>
    <w:p w:rsidR="00000000" w:rsidDel="00000000" w:rsidP="00000000" w:rsidRDefault="00000000" w:rsidRPr="00000000" w14:paraId="000001E4">
      <w:pPr>
        <w:numPr>
          <w:ilvl w:val="3"/>
          <w:numId w:val="17"/>
        </w:numPr>
        <w:ind w:left="2880" w:hanging="360"/>
        <w:rPr>
          <w:ins w:author="ABM Russel" w:id="19" w:date="2026-09-01T00:40:41Z"/>
        </w:rPr>
      </w:pPr>
      <w:ins w:author="ABM Russel" w:id="19" w:date="2026-09-01T00:40:41Z">
        <w:r w:rsidDel="00000000" w:rsidR="00000000" w:rsidRPr="00000000">
          <w:rPr>
            <w:rtl w:val="0"/>
          </w:rPr>
          <w:t xml:space="preserve">Remember the study from last week? Where they tested ONLY ON LOW RISK DECISION? We can fill that gap!</w:t>
        </w:r>
      </w:ins>
    </w:p>
    <w:p w:rsidR="00000000" w:rsidDel="00000000" w:rsidP="00000000" w:rsidRDefault="00000000" w:rsidRPr="00000000" w14:paraId="000001E5">
      <w:pPr>
        <w:numPr>
          <w:ilvl w:val="2"/>
          <w:numId w:val="17"/>
        </w:numPr>
        <w:ind w:left="2160" w:hanging="360"/>
        <w:rPr>
          <w:ins w:author="ABM Russel" w:id="19" w:date="2026-09-01T00:40:41Z"/>
          <w:b w:val="1"/>
          <w:bCs w:val="1"/>
        </w:rPr>
      </w:pPr>
      <w:ins w:author="ABM Russel" w:id="19" w:date="2026-09-01T00:40:41Z">
        <w:r w:rsidDel="00000000" w:rsidR="00000000" w:rsidRPr="00000000">
          <w:rPr>
            <w:rtl w:val="0"/>
          </w:rPr>
          <w:t xml:space="preserve">1.2b: Do</w:t>
        </w:r>
        <w:r w:rsidDel="00000000" w:rsidR="00000000" w:rsidRPr="00000000">
          <w:rPr>
            <w:highlight w:val="green"/>
            <w:rtl w:val="0"/>
          </w:rPr>
          <w:t xml:space="preserve"> governance mechanisms</w:t>
        </w:r>
        <w:r w:rsidDel="00000000" w:rsidR="00000000" w:rsidRPr="00000000">
          <w:rPr>
            <w:highlight w:val="yellow"/>
            <w:rtl w:val="0"/>
          </w:rPr>
          <w:t xml:space="preserve"> increase the quality </w:t>
        </w:r>
        <w:r w:rsidDel="00000000" w:rsidR="00000000" w:rsidRPr="00000000">
          <w:rPr>
            <w:rtl w:val="0"/>
          </w:rPr>
          <w:t xml:space="preserve">of overall ethical decision</w:t>
        </w:r>
        <w:r w:rsidDel="00000000" w:rsidR="00000000" w:rsidRPr="00000000">
          <w:rPr>
            <w:b w:val="1"/>
            <w:bCs w:val="1"/>
            <w:rtl w:val="0"/>
          </w:rPr>
          <w:t xml:space="preserve">? Refer to RQ1.2b</w:t>
        </w:r>
      </w:ins>
    </w:p>
    <w:p w:rsidR="00000000" w:rsidDel="00000000" w:rsidP="00000000" w:rsidRDefault="00000000" w:rsidRPr="00000000" w14:paraId="000001E6">
      <w:pPr>
        <w:numPr>
          <w:ilvl w:val="3"/>
          <w:numId w:val="17"/>
        </w:numPr>
        <w:ind w:left="2880" w:hanging="360"/>
        <w:rPr>
          <w:ins w:author="ABM Russel" w:id="19" w:date="2026-09-01T00:40:41Z"/>
          <w:b w:val="1"/>
          <w:bCs w:val="1"/>
        </w:rPr>
      </w:pPr>
      <w:ins w:author="ABM Russel" w:id="19" w:date="2026-09-01T00:40:41Z">
        <w:r w:rsidDel="00000000" w:rsidR="00000000" w:rsidRPr="00000000">
          <w:rPr>
            <w:b w:val="1"/>
            <w:bCs w:val="1"/>
            <w:rtl w:val="0"/>
          </w:rPr>
          <w:t xml:space="preserve">RQ1.2b.1: Define quality of ethical decision - Accuracy???  </w:t>
        </w:r>
      </w:ins>
    </w:p>
    <w:p w:rsidR="00000000" w:rsidDel="00000000" w:rsidP="00000000" w:rsidRDefault="00000000" w:rsidRPr="00000000" w14:paraId="000001E7">
      <w:pPr>
        <w:numPr>
          <w:ilvl w:val="4"/>
          <w:numId w:val="17"/>
        </w:numPr>
        <w:ind w:left="3600" w:hanging="360"/>
        <w:rPr>
          <w:ins w:author="ABM Russel" w:id="19" w:date="2026-09-01T00:40:41Z"/>
          <w:b w:val="1"/>
          <w:bCs w:val="1"/>
        </w:rPr>
      </w:pPr>
      <w:ins w:author="ABM Russel" w:id="19" w:date="2026-09-01T00:40:41Z">
        <w:r w:rsidDel="00000000" w:rsidR="00000000" w:rsidRPr="00000000">
          <w:rPr>
            <w:b w:val="1"/>
            <w:bCs w:val="1"/>
            <w:rtl w:val="0"/>
          </w:rPr>
          <w:t xml:space="preserve">Measure: If accuracy then % of correct answers</w:t>
        </w:r>
      </w:ins>
    </w:p>
    <w:p w:rsidR="00000000" w:rsidDel="00000000" w:rsidP="00000000" w:rsidRDefault="00000000" w:rsidRPr="00000000" w14:paraId="000001E8">
      <w:pPr>
        <w:numPr>
          <w:ilvl w:val="3"/>
          <w:numId w:val="17"/>
        </w:numPr>
        <w:ind w:left="2880" w:hanging="360"/>
        <w:rPr>
          <w:ins w:author="ABM Russel" w:id="19" w:date="2026-09-01T00:40:41Z"/>
          <w:b w:val="1"/>
          <w:bCs w:val="1"/>
        </w:rPr>
      </w:pPr>
      <w:ins w:author="ABM Russel" w:id="19" w:date="2026-09-01T00:40:41Z">
        <w:r w:rsidDel="00000000" w:rsidR="00000000" w:rsidRPr="00000000">
          <w:rPr>
            <w:b w:val="1"/>
            <w:bCs w:val="1"/>
            <w:rtl w:val="0"/>
          </w:rPr>
          <w:t xml:space="preserve">[BUILDS ON ABOVE]: </w:t>
        </w:r>
        <w:r w:rsidDel="00000000" w:rsidR="00000000" w:rsidRPr="00000000">
          <w:rPr>
            <w:rtl w:val="0"/>
          </w:rPr>
          <w:t xml:space="preserve">Does [chosen gov mechanism] improve the accuracy of students' final ethical decisions relative to expert-validated ground truth?</w:t>
        </w:r>
      </w:ins>
    </w:p>
    <w:p w:rsidR="00000000" w:rsidDel="00000000" w:rsidP="00000000" w:rsidRDefault="00000000" w:rsidRPr="00000000" w14:paraId="000001E9">
      <w:pPr>
        <w:ind w:left="1440" w:firstLine="0"/>
        <w:rPr>
          <w:ins w:author="ABM Russel" w:id="19" w:date="2026-09-01T00:40:41Z"/>
        </w:rPr>
      </w:pPr>
      <w:ins w:author="ABM Russel" w:id="19" w:date="2026-09-01T00:40:41Z">
        <w:r w:rsidDel="00000000" w:rsidR="00000000" w:rsidRPr="00000000">
          <w:rPr>
            <w:b w:val="1"/>
            <w:bCs w:val="1"/>
            <w:rtl w:val="0"/>
          </w:rPr>
          <w:t xml:space="preserve">Measure:</w:t>
        </w:r>
        <w:r w:rsidDel="00000000" w:rsidR="00000000" w:rsidRPr="00000000">
          <w:rPr>
            <w:rtl w:val="0"/>
          </w:rPr>
          <w:t xml:space="preserve"> % of final decisions matching the expert-consensus answer </w:t>
        </w:r>
      </w:ins>
    </w:p>
    <w:p w:rsidR="00000000" w:rsidDel="00000000" w:rsidP="00000000" w:rsidRDefault="00000000" w:rsidRPr="00000000" w14:paraId="000001EA">
      <w:pPr>
        <w:ind w:left="720" w:firstLine="0"/>
        <w:rPr>
          <w:ins w:author="ABM Russel" w:id="19" w:date="2026-09-01T00:40:41Z"/>
          <w:b w:val="1"/>
          <w:bCs w:val="1"/>
        </w:rPr>
      </w:pPr>
      <w:ins w:author="ABM Russel" w:id="19" w:date="2026-09-01T00:40:41Z">
        <w:r w:rsidDel="00000000" w:rsidR="00000000" w:rsidRPr="00000000">
          <w:rPr>
            <w:rtl w:val="0"/>
          </w:rPr>
        </w:r>
      </w:ins>
    </w:p>
    <w:p w:rsidR="00000000" w:rsidDel="00000000" w:rsidP="00000000" w:rsidRDefault="00000000" w:rsidRPr="00000000" w14:paraId="000001EB">
      <w:pPr>
        <w:numPr>
          <w:ilvl w:val="2"/>
          <w:numId w:val="17"/>
        </w:numPr>
        <w:ind w:left="2160" w:hanging="360"/>
        <w:rPr>
          <w:ins w:author="ABM Russel" w:id="19" w:date="2026-09-01T00:40:41Z"/>
          <w:b w:val="1"/>
          <w:bCs w:val="1"/>
        </w:rPr>
      </w:pPr>
      <w:ins w:author="ABM Russel" w:id="19" w:date="2026-09-01T00:40:41Z">
        <w:r w:rsidDel="00000000" w:rsidR="00000000" w:rsidRPr="00000000">
          <w:rPr>
            <w:rtl w:val="0"/>
          </w:rPr>
          <w:t xml:space="preserve">1.2c: Do </w:t>
        </w:r>
        <w:r w:rsidDel="00000000" w:rsidR="00000000" w:rsidRPr="00000000">
          <w:rPr>
            <w:highlight w:val="green"/>
            <w:rtl w:val="0"/>
          </w:rPr>
          <w:t xml:space="preserve">governance mechanisms</w:t>
        </w:r>
        <w:r w:rsidDel="00000000" w:rsidR="00000000" w:rsidRPr="00000000">
          <w:rPr>
            <w:rtl w:val="0"/>
          </w:rPr>
          <w:t xml:space="preserve"> increase the </w:t>
        </w:r>
        <w:r w:rsidDel="00000000" w:rsidR="00000000" w:rsidRPr="00000000">
          <w:rPr>
            <w:highlight w:val="yellow"/>
            <w:rtl w:val="0"/>
          </w:rPr>
          <w:t xml:space="preserve">reliability</w:t>
        </w:r>
        <w:r w:rsidDel="00000000" w:rsidR="00000000" w:rsidRPr="00000000">
          <w:rPr>
            <w:rtl w:val="0"/>
          </w:rPr>
          <w:t xml:space="preserve"> (using utilitarian or similar) of overall ethical decision?</w:t>
        </w:r>
        <w:r w:rsidDel="00000000" w:rsidR="00000000" w:rsidRPr="00000000">
          <w:rPr>
            <w:b w:val="1"/>
            <w:bCs w:val="1"/>
            <w:rtl w:val="0"/>
          </w:rPr>
          <w:t xml:space="preserve"> Refer to RQ1.2c</w:t>
        </w:r>
      </w:ins>
    </w:p>
    <w:p w:rsidR="00000000" w:rsidDel="00000000" w:rsidP="00000000" w:rsidRDefault="00000000" w:rsidRPr="00000000" w14:paraId="000001EC">
      <w:pPr>
        <w:numPr>
          <w:ilvl w:val="3"/>
          <w:numId w:val="17"/>
        </w:numPr>
        <w:ind w:left="2880" w:hanging="360"/>
        <w:rPr>
          <w:ins w:author="ABM Russel" w:id="19" w:date="2026-09-01T00:40:41Z"/>
          <w:b w:val="1"/>
          <w:bCs w:val="1"/>
        </w:rPr>
      </w:pPr>
      <w:ins w:author="ABM Russel" w:id="19" w:date="2026-09-01T00:40:41Z">
        <w:r w:rsidDel="00000000" w:rsidR="00000000" w:rsidRPr="00000000">
          <w:rPr>
            <w:b w:val="1"/>
            <w:bCs w:val="1"/>
            <w:rtl w:val="0"/>
          </w:rPr>
          <w:t xml:space="preserve">RQ3.1: Define reliability of ethical decision - based on consensus/consequences/risk? </w:t>
        </w:r>
      </w:ins>
    </w:p>
    <w:p w:rsidR="00000000" w:rsidDel="00000000" w:rsidP="00000000" w:rsidRDefault="00000000" w:rsidRPr="00000000" w14:paraId="000001ED">
      <w:pPr>
        <w:numPr>
          <w:ilvl w:val="4"/>
          <w:numId w:val="17"/>
        </w:numPr>
        <w:ind w:left="3600" w:hanging="360"/>
        <w:rPr>
          <w:ins w:author="ABM Russel" w:id="19" w:date="2026-09-01T00:40:41Z"/>
          <w:b w:val="1"/>
          <w:bCs w:val="1"/>
        </w:rPr>
      </w:pPr>
      <w:ins w:author="ABM Russel" w:id="19" w:date="2026-09-01T00:40:41Z">
        <w:r w:rsidDel="00000000" w:rsidR="00000000" w:rsidRPr="00000000">
          <w:rPr>
            <w:b w:val="1"/>
            <w:bCs w:val="1"/>
            <w:rtl w:val="0"/>
          </w:rPr>
          <w:t xml:space="preserve">Measure: </w:t>
        </w:r>
      </w:ins>
    </w:p>
    <w:p w:rsidR="00000000" w:rsidDel="00000000" w:rsidP="00000000" w:rsidRDefault="00000000" w:rsidRPr="00000000" w14:paraId="000001EE">
      <w:pPr>
        <w:ind w:left="2160" w:firstLine="0"/>
        <w:rPr>
          <w:ins w:author="ABM Russel" w:id="19" w:date="2026-09-01T00:40:41Z"/>
          <w:b w:val="1"/>
          <w:bCs w:val="1"/>
        </w:rPr>
      </w:pPr>
      <w:ins w:author="ABM Russel" w:id="19" w:date="2026-09-01T00:40:41Z">
        <w:r w:rsidDel="00000000" w:rsidR="00000000" w:rsidRPr="00000000">
          <w:rPr>
            <w:rtl w:val="0"/>
          </w:rPr>
        </w:r>
      </w:ins>
    </w:p>
    <w:p w:rsidR="00000000" w:rsidDel="00000000" w:rsidP="00000000" w:rsidRDefault="00000000" w:rsidRPr="00000000" w14:paraId="000001EF">
      <w:pPr>
        <w:numPr>
          <w:ilvl w:val="2"/>
          <w:numId w:val="17"/>
        </w:numPr>
        <w:ind w:left="2160" w:hanging="360"/>
        <w:rPr>
          <w:ins w:author="ABM Russel" w:id="19" w:date="2026-09-01T00:40:41Z"/>
        </w:rPr>
      </w:pPr>
      <w:ins w:author="ABM Russel" w:id="19" w:date="2026-09-01T00:40:41Z">
        <w:r w:rsidDel="00000000" w:rsidR="00000000" w:rsidRPr="00000000">
          <w:rPr>
            <w:b w:val="1"/>
            <w:bCs w:val="1"/>
            <w:color w:val="0000ff"/>
            <w:rtl w:val="0"/>
          </w:rPr>
          <w:t xml:space="preserve">RQ1.2d: </w:t>
        </w:r>
        <w:r w:rsidDel="00000000" w:rsidR="00000000" w:rsidRPr="00000000">
          <w:rPr>
            <w:color w:val="0000ff"/>
            <w:rtl w:val="0"/>
          </w:rPr>
          <w:t xml:space="preserve">Does showing dissent among a pool of AI agents reduce students' </w:t>
        </w:r>
        <w:r w:rsidDel="00000000" w:rsidR="00000000" w:rsidRPr="00000000">
          <w:rPr>
            <w:color w:val="0000ff"/>
            <w:highlight w:val="yellow"/>
            <w:rtl w:val="0"/>
          </w:rPr>
          <w:t xml:space="preserve">over-reliance</w:t>
        </w:r>
        <w:r w:rsidDel="00000000" w:rsidR="00000000" w:rsidRPr="00000000">
          <w:rPr>
            <w:color w:val="0000ff"/>
            <w:rtl w:val="0"/>
          </w:rPr>
          <w:t xml:space="preserve"> on incorrect AI advice, compared to a no-dissent-visibility condition? Measure: Behavioural over-reliance ratio discussed in prev meetings</w:t>
        </w:r>
      </w:ins>
    </w:p>
    <w:p w:rsidR="00000000" w:rsidDel="00000000" w:rsidP="00000000" w:rsidRDefault="00000000" w:rsidRPr="00000000" w14:paraId="000001F0">
      <w:pPr>
        <w:numPr>
          <w:ilvl w:val="2"/>
          <w:numId w:val="17"/>
        </w:numPr>
        <w:ind w:left="2160" w:hanging="360"/>
        <w:rPr>
          <w:ins w:author="ABM Russel" w:id="19" w:date="2026-09-01T00:40:41Z"/>
        </w:rPr>
      </w:pPr>
      <w:ins w:author="ABM Russel" w:id="19" w:date="2026-09-01T00:40:41Z">
        <w:r w:rsidDel="00000000" w:rsidR="00000000" w:rsidRPr="00000000">
          <w:rPr>
            <w:rtl w:val="0"/>
          </w:rPr>
        </w:r>
      </w:ins>
    </w:p>
    <w:p w:rsidR="00000000" w:rsidDel="00000000" w:rsidP="00000000" w:rsidRDefault="00000000" w:rsidRPr="00000000" w14:paraId="000001F1">
      <w:pPr>
        <w:numPr>
          <w:ilvl w:val="2"/>
          <w:numId w:val="17"/>
        </w:numPr>
        <w:ind w:left="2160" w:hanging="360"/>
        <w:rPr>
          <w:ins w:author="ABM Russel" w:id="19" w:date="2026-09-01T00:40:41Z"/>
        </w:rPr>
      </w:pPr>
      <w:ins w:author="ABM Russel" w:id="19" w:date="2026-09-01T00:40:41Z">
        <w:r w:rsidDel="00000000" w:rsidR="00000000" w:rsidRPr="00000000">
          <w:rPr>
            <w:b w:val="1"/>
            <w:bCs w:val="1"/>
            <w:rtl w:val="0"/>
          </w:rPr>
          <w:t xml:space="preserve">1.2e</w:t>
        </w:r>
        <w:r w:rsidDel="00000000" w:rsidR="00000000" w:rsidRPr="00000000">
          <w:rPr>
            <w:rtl w:val="0"/>
          </w:rPr>
          <w:t xml:space="preserve">: Does [Gov mechanism] reduce students' self-reported </w:t>
        </w:r>
        <w:r w:rsidDel="00000000" w:rsidR="00000000" w:rsidRPr="00000000">
          <w:rPr>
            <w:highlight w:val="yellow"/>
            <w:rtl w:val="0"/>
          </w:rPr>
          <w:t xml:space="preserve">trust</w:t>
        </w:r>
        <w:r w:rsidDel="00000000" w:rsidR="00000000" w:rsidRPr="00000000">
          <w:rPr>
            <w:rtl w:val="0"/>
          </w:rPr>
          <w:t xml:space="preserve"> in the AI's advice, and does that align with their behavioural over-reliance?</w:t>
        </w:r>
      </w:ins>
    </w:p>
    <w:p w:rsidR="00000000" w:rsidDel="00000000" w:rsidP="00000000" w:rsidRDefault="00000000" w:rsidRPr="00000000" w14:paraId="000001F2">
      <w:pPr>
        <w:numPr>
          <w:ilvl w:val="1"/>
          <w:numId w:val="17"/>
        </w:numPr>
        <w:ind w:left="1440" w:hanging="360"/>
        <w:rPr>
          <w:ins w:author="ABM Russel" w:id="19" w:date="2026-09-01T00:40:41Z"/>
        </w:rPr>
      </w:pPr>
      <w:ins w:author="ABM Russel" w:id="19" w:date="2026-09-01T00:40:41Z">
        <w:r w:rsidDel="00000000" w:rsidR="00000000" w:rsidRPr="00000000">
          <w:rPr>
            <w:rtl w:val="0"/>
          </w:rPr>
          <w:t xml:space="preserve">Does trust == reliance?</w:t>
        </w:r>
      </w:ins>
    </w:p>
    <w:p w:rsidR="00000000" w:rsidDel="00000000" w:rsidP="00000000" w:rsidRDefault="00000000" w:rsidRPr="00000000" w14:paraId="000001F3">
      <w:pPr>
        <w:numPr>
          <w:ilvl w:val="1"/>
          <w:numId w:val="17"/>
        </w:numPr>
        <w:ind w:left="1440" w:hanging="360"/>
        <w:rPr>
          <w:ins w:author="ABM Russel" w:id="19" w:date="2026-09-01T00:40:41Z"/>
        </w:rPr>
      </w:pPr>
      <w:ins w:author="ABM Russel" w:id="19" w:date="2026-09-01T00:40:41Z">
        <w:r w:rsidDel="00000000" w:rsidR="00000000" w:rsidRPr="00000000">
          <w:rPr>
            <w:rtl w:val="0"/>
          </w:rPr>
          <w:t xml:space="preserve">Measure: Jian Et Al has a scale: </w:t>
        </w:r>
        <w:r w:rsidDel="00000000" w:rsidR="00000000" w:rsidRPr="00000000">
          <w:fldChar w:fldCharType="begin"/>
        </w:r>
        <w:r w:rsidDel="00000000" w:rsidR="00000000" w:rsidRPr="00000000">
          <w:instrText xml:space="preserve">HYPERLINK "https://www.researchgate.net/publication/247502831_Foundations_for_an_Empirically_Determined_Scale_of_Trust_in_Automated_Systems"</w:instrText>
        </w:r>
        <w:r w:rsidDel="00000000" w:rsidR="00000000" w:rsidRPr="00000000">
          <w:fldChar w:fldCharType="separate"/>
        </w:r>
        <w:r w:rsidDel="00000000" w:rsidR="00000000" w:rsidRPr="00000000">
          <w:rPr>
            <w:color w:val="1155cc"/>
            <w:u w:val="single"/>
            <w:rtl w:val="0"/>
          </w:rPr>
          <w:t xml:space="preserve">(PDF) Foundations for an Empirically Determined Scale of Trust in Automated Systems</w:t>
        </w:r>
        <w:r w:rsidDel="00000000" w:rsidR="00000000" w:rsidRPr="00000000">
          <w:fldChar w:fldCharType="end"/>
        </w:r>
        <w:r w:rsidDel="00000000" w:rsidR="00000000" w:rsidRPr="00000000">
          <w:rPr>
            <w:rtl w:val="0"/>
          </w:rPr>
          <w:t xml:space="preserve"> </w:t>
        </w:r>
      </w:ins>
    </w:p>
    <w:p w:rsidR="00000000" w:rsidDel="00000000" w:rsidP="00000000" w:rsidRDefault="00000000" w:rsidRPr="00000000" w14:paraId="000001F4">
      <w:pPr>
        <w:ind w:left="1440" w:firstLine="0"/>
        <w:rPr>
          <w:ins w:author="ABM Russel" w:id="19" w:date="2026-09-01T00:40:41Z"/>
        </w:rPr>
      </w:pPr>
      <w:ins w:author="ABM Russel" w:id="19" w:date="2026-09-01T00:40:41Z">
        <w:r w:rsidDel="00000000" w:rsidR="00000000" w:rsidRPr="00000000">
          <w:rPr/>
          <w:drawing>
            <wp:inline distB="114300" distT="114300" distL="114300" distR="114300">
              <wp:extent cx="3729038" cy="3214901"/>
              <wp:effectExtent b="0" l="0" r="0" t="0"/>
              <wp:docPr id="4"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3729038" cy="3214901"/>
                      </a:xfrm>
                      <a:prstGeom prst="rect"/>
                      <a:ln/>
                    </pic:spPr>
                  </pic:pic>
                </a:graphicData>
              </a:graphic>
            </wp:inline>
          </w:drawing>
        </w:r>
        <w:r w:rsidDel="00000000" w:rsidR="00000000" w:rsidRPr="00000000">
          <w:rPr>
            <w:rtl w:val="0"/>
          </w:rPr>
        </w:r>
      </w:ins>
    </w:p>
    <w:p w:rsidR="00000000" w:rsidDel="00000000" w:rsidP="00000000" w:rsidRDefault="00000000" w:rsidRPr="00000000" w14:paraId="000001F5">
      <w:pPr>
        <w:rPr>
          <w:ins w:author="ABM Russel" w:id="19" w:date="2026-09-01T00:40:41Z"/>
          <w:b w:val="1"/>
          <w:bCs w:val="1"/>
          <w:sz w:val="28"/>
          <w:szCs w:val="28"/>
        </w:rPr>
      </w:pPr>
      <w:ins w:author="ABM Russel" w:id="19" w:date="2026-09-01T00:40:41Z">
        <w:r w:rsidDel="00000000" w:rsidR="00000000" w:rsidRPr="00000000">
          <w:rPr>
            <w:rtl w:val="0"/>
          </w:rPr>
        </w:r>
      </w:ins>
    </w:p>
    <w:p w:rsidR="00000000" w:rsidDel="00000000" w:rsidP="00000000" w:rsidRDefault="00000000" w:rsidRPr="00000000" w14:paraId="000001F6">
      <w:pPr>
        <w:rPr>
          <w:ins w:author="ABM Russel" w:id="19" w:date="2026-09-01T00:40:41Z"/>
          <w:b w:val="1"/>
          <w:bCs w:val="1"/>
          <w:sz w:val="28"/>
          <w:szCs w:val="28"/>
        </w:rPr>
      </w:pPr>
      <w:ins w:author="ABM Russel" w:id="19" w:date="2026-09-01T00:40:41Z">
        <w:r w:rsidDel="00000000" w:rsidR="00000000" w:rsidRPr="00000000">
          <w:rPr>
            <w:rtl w:val="0"/>
          </w:rPr>
        </w:r>
      </w:ins>
    </w:p>
    <w:p w:rsidR="00000000" w:rsidDel="00000000" w:rsidP="00000000" w:rsidRDefault="00000000" w:rsidRPr="00000000" w14:paraId="000001F7">
      <w:pPr>
        <w:rPr>
          <w:ins w:author="ABM Russel" w:id="19" w:date="2026-09-01T00:40:41Z"/>
          <w:sz w:val="28"/>
          <w:szCs w:val="28"/>
        </w:rPr>
      </w:pPr>
      <w:ins w:author="ABM Russel" w:id="19" w:date="2026-09-01T00:40:41Z">
        <w:r w:rsidDel="00000000" w:rsidR="00000000" w:rsidRPr="00000000">
          <w:rPr>
            <w:sz w:val="28"/>
            <w:szCs w:val="28"/>
            <w:rtl w:val="0"/>
          </w:rPr>
          <w:t xml:space="preserve">Reliability = accuracy against expert validated ans.</w:t>
        </w:r>
      </w:ins>
    </w:p>
    <w:p w:rsidR="00000000" w:rsidDel="00000000" w:rsidP="00000000" w:rsidRDefault="00000000" w:rsidRPr="00000000" w14:paraId="000001F8">
      <w:pPr>
        <w:rPr>
          <w:ins w:author="ABM Russel" w:id="19" w:date="2026-09-01T00:40:41Z"/>
          <w:b w:val="1"/>
          <w:bCs w:val="1"/>
        </w:rPr>
      </w:pPr>
      <w:ins w:author="ABM Russel" w:id="19" w:date="2026-09-01T00:40:41Z">
        <w:r w:rsidDel="00000000" w:rsidR="00000000" w:rsidRPr="00000000">
          <w:rPr>
            <w:rtl w:val="0"/>
          </w:rPr>
        </w:r>
      </w:ins>
    </w:p>
    <w:p w:rsidR="00000000" w:rsidDel="00000000" w:rsidP="00000000" w:rsidRDefault="00000000" w:rsidRPr="00000000" w14:paraId="000001F9">
      <w:pPr>
        <w:rPr>
          <w:ins w:author="ABM Russel" w:id="19" w:date="2026-09-01T00:40:41Z"/>
          <w:color w:val="0000ff"/>
        </w:rPr>
      </w:pPr>
      <w:ins w:author="ABM Russel" w:id="19" w:date="2026-09-01T00:40:41Z">
        <w:r w:rsidDel="00000000" w:rsidR="00000000" w:rsidRPr="00000000">
          <w:rPr>
            <w:rtl w:val="0"/>
          </w:rPr>
        </w:r>
      </w:ins>
    </w:p>
    <w:p w:rsidR="00000000" w:rsidDel="00000000" w:rsidP="00000000" w:rsidRDefault="00000000" w:rsidRPr="00000000" w14:paraId="000001FA">
      <w:pPr>
        <w:ind w:left="720" w:firstLine="0"/>
        <w:rPr>
          <w:ins w:author="ABM Russel" w:id="19" w:date="2026-09-01T00:40:41Z"/>
          <w:b w:val="1"/>
          <w:bCs w:val="1"/>
        </w:rPr>
      </w:pPr>
      <w:ins w:author="ABM Russel" w:id="19" w:date="2026-09-01T00:40:41Z">
        <w:r w:rsidDel="00000000" w:rsidR="00000000" w:rsidRPr="00000000">
          <w:rPr>
            <w:rtl w:val="0"/>
          </w:rPr>
        </w:r>
      </w:ins>
    </w:p>
    <w:p w:rsidR="00000000" w:rsidDel="00000000" w:rsidP="00000000" w:rsidRDefault="00000000" w:rsidRPr="00000000" w14:paraId="000001FB">
      <w:pPr>
        <w:rPr>
          <w:ins w:author="ABM Russel" w:id="19" w:date="2026-09-01T00:40:41Z"/>
          <w:b w:val="1"/>
          <w:bCs w:val="1"/>
          <w:sz w:val="28"/>
          <w:szCs w:val="28"/>
        </w:rPr>
      </w:pPr>
      <w:ins w:author="ABM Russel" w:id="19" w:date="2026-09-01T00:40:41Z">
        <w:r w:rsidDel="00000000" w:rsidR="00000000" w:rsidRPr="00000000">
          <w:rPr>
            <w:rtl w:val="0"/>
          </w:rPr>
        </w:r>
      </w:ins>
    </w:p>
    <w:p w:rsidR="00000000" w:rsidDel="00000000" w:rsidP="00000000" w:rsidRDefault="00000000" w:rsidRPr="00000000" w14:paraId="000001FC">
      <w:pPr>
        <w:rPr>
          <w:ins w:author="ABM Russel" w:id="19" w:date="2026-09-01T00:40:41Z"/>
          <w:b w:val="1"/>
          <w:bCs w:val="1"/>
          <w:sz w:val="28"/>
          <w:szCs w:val="28"/>
        </w:rPr>
      </w:pPr>
      <w:ins w:author="ABM Russel" w:id="19" w:date="2026-09-01T00:40:41Z">
        <w:r w:rsidDel="00000000" w:rsidR="00000000" w:rsidRPr="00000000">
          <w:rPr>
            <w:b w:val="1"/>
            <w:bCs w:val="1"/>
            <w:sz w:val="28"/>
            <w:szCs w:val="28"/>
            <w:rtl w:val="0"/>
          </w:rPr>
          <w:t xml:space="preserve">Action: </w:t>
        </w:r>
      </w:ins>
    </w:p>
    <w:p w:rsidR="00000000" w:rsidDel="00000000" w:rsidP="00000000" w:rsidRDefault="00000000" w:rsidRPr="00000000" w14:paraId="000001FD">
      <w:pPr>
        <w:numPr>
          <w:ilvl w:val="0"/>
          <w:numId w:val="32"/>
        </w:numPr>
        <w:ind w:left="720" w:hanging="360"/>
        <w:rPr>
          <w:ins w:author="ABM Russel" w:id="19" w:date="2026-09-01T00:40:41Z"/>
          <w:b w:val="1"/>
          <w:bCs w:val="1"/>
          <w:sz w:val="28"/>
          <w:szCs w:val="28"/>
        </w:rPr>
      </w:pPr>
      <w:ins w:author="ABM Russel" w:id="19" w:date="2026-09-01T00:40:41Z">
        <w:r w:rsidDel="00000000" w:rsidR="00000000" w:rsidRPr="00000000">
          <w:rPr>
            <w:b w:val="1"/>
            <w:bCs w:val="1"/>
            <w:sz w:val="28"/>
            <w:szCs w:val="28"/>
            <w:rtl w:val="0"/>
          </w:rPr>
          <w:t xml:space="preserve">Draft the Week 8 slide deck - 10 mins </w:t>
        </w:r>
        <w:del w:author="ABM Russel" w:id="19" w:date="2026-09-01T00:40:41Z">
          <w:r w:rsidDel="00000000" w:rsidR="00000000" w:rsidRPr="00000000">
            <w:rPr>
              <w:b w:val="1"/>
              <w:bCs w:val="1"/>
              <w:sz w:val="28"/>
              <w:szCs w:val="28"/>
              <w:rtl w:val="0"/>
            </w:rPr>
            <w:delText xml:space="preserve"> </w:delText>
          </w:r>
        </w:del>
        <w:r w:rsidDel="00000000" w:rsidR="00000000" w:rsidRPr="00000000">
          <w:rPr>
            <w:b w:val="1"/>
            <w:bCs w:val="1"/>
            <w:sz w:val="28"/>
            <w:szCs w:val="28"/>
            <w:rtl w:val="0"/>
          </w:rPr>
          <w:t xml:space="preserve"> check the rubric. </w:t>
        </w:r>
      </w:ins>
    </w:p>
    <w:p w:rsidR="00000000" w:rsidDel="00000000" w:rsidP="00000000" w:rsidRDefault="00000000" w:rsidRPr="00000000" w14:paraId="000001FE">
      <w:pPr>
        <w:numPr>
          <w:ilvl w:val="0"/>
          <w:numId w:val="32"/>
        </w:numPr>
        <w:ind w:left="720" w:hanging="360"/>
        <w:rPr>
          <w:ins w:author="ABM Russel" w:id="19" w:date="2026-09-01T00:40:41Z"/>
          <w:b w:val="1"/>
          <w:bCs w:val="1"/>
          <w:sz w:val="28"/>
          <w:szCs w:val="28"/>
        </w:rPr>
      </w:pPr>
      <w:ins w:author="ABM Russel" w:id="19" w:date="2026-09-01T00:40:41Z">
        <w:r w:rsidDel="00000000" w:rsidR="00000000" w:rsidRPr="00000000">
          <w:rPr>
            <w:b w:val="1"/>
            <w:bCs w:val="1"/>
            <w:sz w:val="28"/>
            <w:szCs w:val="28"/>
            <w:rtl w:val="0"/>
          </w:rPr>
          <w:t xml:space="preserve">Inro+Related work -&gt; gaps, RQs, Prelim work (design of the system Personas/FR/NFR/Mockups), Research design outline includes study design (quantitative/qualitative) using survey, Gantt chart/Week by week milestones plan for S2 delivery   </w:t>
        </w:r>
      </w:ins>
    </w:p>
    <w:p w:rsidR="00000000" w:rsidDel="00000000" w:rsidP="00000000" w:rsidRDefault="00000000" w:rsidRPr="00000000" w14:paraId="000001FF">
      <w:pPr>
        <w:numPr>
          <w:ilvl w:val="0"/>
          <w:numId w:val="32"/>
        </w:numPr>
        <w:ind w:left="720" w:hanging="360"/>
        <w:rPr>
          <w:ins w:author="ABM Russel" w:id="19" w:date="2026-09-01T00:40:41Z"/>
          <w:b w:val="1"/>
          <w:bCs w:val="1"/>
          <w:sz w:val="28"/>
          <w:szCs w:val="28"/>
        </w:rPr>
      </w:pPr>
      <w:ins w:author="ABM Russel" w:id="19" w:date="2026-09-01T00:40:41Z">
        <w:commentRangeStart w:id="19"/>
        <w:r w:rsidDel="00000000" w:rsidR="00000000" w:rsidRPr="00000000">
          <w:rPr>
            <w:b w:val="1"/>
            <w:bCs w:val="1"/>
            <w:sz w:val="28"/>
            <w:szCs w:val="28"/>
            <w:rtl w:val="0"/>
          </w:rPr>
          <w:t xml:space="preserve">Overleaf template - IEEE format ()- Russel</w:t>
        </w:r>
        <w:commentRangeEnd w:id="19"/>
        <w:r w:rsidDel="00000000" w:rsidR="00000000" w:rsidRPr="00000000">
          <w:commentReference w:id="19"/>
        </w:r>
        <w:r w:rsidDel="00000000" w:rsidR="00000000" w:rsidRPr="00000000">
          <w:rPr>
            <w:rtl w:val="0"/>
          </w:rPr>
        </w:r>
      </w:ins>
    </w:p>
    <w:p w:rsidR="00000000" w:rsidDel="00000000" w:rsidP="00000000" w:rsidRDefault="00000000" w:rsidRPr="00000000" w14:paraId="00000200">
      <w:pPr>
        <w:numPr>
          <w:ilvl w:val="0"/>
          <w:numId w:val="32"/>
        </w:numPr>
        <w:ind w:left="720" w:hanging="360"/>
        <w:rPr>
          <w:ins w:author="ABM Russel" w:id="19" w:date="2026-09-01T00:40:41Z"/>
          <w:b w:val="1"/>
          <w:bCs w:val="1"/>
          <w:sz w:val="28"/>
          <w:szCs w:val="28"/>
        </w:rPr>
      </w:pPr>
      <w:ins w:author="ABM Russel" w:id="19" w:date="2026-09-01T00:40:41Z">
        <w:commentRangeStart w:id="20"/>
        <w:r w:rsidDel="00000000" w:rsidR="00000000" w:rsidRPr="00000000">
          <w:rPr>
            <w:b w:val="1"/>
            <w:bCs w:val="1"/>
            <w:sz w:val="28"/>
            <w:szCs w:val="28"/>
            <w:rtl w:val="0"/>
          </w:rPr>
          <w:t xml:space="preserve">Initiate the MUHREC application??  Russel</w:t>
        </w:r>
        <w:commentRangeEnd w:id="20"/>
        <w:r w:rsidDel="00000000" w:rsidR="00000000" w:rsidRPr="00000000">
          <w:commentReference w:id="20"/>
        </w:r>
        <w:r w:rsidDel="00000000" w:rsidR="00000000" w:rsidRPr="00000000">
          <w:rPr>
            <w:rtl w:val="0"/>
          </w:rPr>
        </w:r>
      </w:ins>
    </w:p>
    <w:p w:rsidR="00000000" w:rsidDel="00000000" w:rsidP="00000000" w:rsidRDefault="00000000" w:rsidRPr="00000000" w14:paraId="00000201">
      <w:pPr>
        <w:rPr>
          <w:ins w:author="ABM Russel" w:id="19" w:date="2026-09-01T00:40:41Z"/>
          <w:b w:val="1"/>
          <w:bCs w:val="1"/>
          <w:sz w:val="28"/>
          <w:szCs w:val="28"/>
        </w:rPr>
      </w:pPr>
      <w:ins w:author="ABM Russel" w:id="19" w:date="2026-09-01T00:40:41Z">
        <w:r w:rsidDel="00000000" w:rsidR="00000000" w:rsidRPr="00000000">
          <w:rPr>
            <w:rtl w:val="0"/>
          </w:rPr>
        </w:r>
      </w:ins>
    </w:p>
    <w:p w:rsidR="00000000" w:rsidDel="00000000" w:rsidP="00000000" w:rsidRDefault="00000000" w:rsidRPr="00000000" w14:paraId="00000202">
      <w:pPr>
        <w:rPr>
          <w:ins w:author="ABM Russel" w:id="19" w:date="2026-09-01T00:40:41Z"/>
          <w:b w:val="1"/>
          <w:bCs w:val="1"/>
          <w:sz w:val="28"/>
          <w:szCs w:val="28"/>
        </w:rPr>
      </w:pPr>
      <w:ins w:author="ABM Russel" w:id="19" w:date="2026-09-01T00:40:41Z">
        <w:r w:rsidDel="00000000" w:rsidR="00000000" w:rsidRPr="00000000">
          <w:rPr>
            <w:rtl w:val="0"/>
          </w:rPr>
        </w:r>
      </w:ins>
    </w:p>
    <w:tbl>
      <w:tblPr>
        <w:tblStyle w:val="Table7"/>
        <w:tblW w:w="9025.511811023624" w:type="dxa"/>
        <w:jc w:val="left"/>
        <w:tblLayout w:type="fixed"/>
        <w:tblLook w:val="0600"/>
      </w:tblPr>
      <w:tblGrid>
        <w:gridCol w:w="9025.511811023624"/>
        <w:tblGridChange w:id="0">
          <w:tblGrid>
            <w:gridCol w:w="9025.511811023624"/>
          </w:tblGrid>
        </w:tblGridChange>
      </w:tblGrid>
      <w:tr>
        <w:trPr>
          <w:cantSplit w:val="0"/>
          <w:trHeight w:val="1580" w:hRule="atLeast"/>
          <w:tblHeader w:val="0"/>
          <w:ins w:author="ABM Russel" w:id="19" w:date="2026-09-01T00:40:41Z"/>
        </w:trPr>
        <w:tc>
          <w:tcPr/>
          <w:p w:rsidR="00000000" w:rsidDel="00000000" w:rsidP="00000000" w:rsidRDefault="00000000" w:rsidRPr="00000000" w14:paraId="00000203">
            <w:pPr>
              <w:spacing w:after="460" w:line="335.99999999999994" w:lineRule="auto"/>
              <w:rPr>
                <w:ins w:author="ABM Russel" w:id="19" w:date="2026-09-01T00:40:41Z"/>
                <w:b w:val="1"/>
                <w:bCs w:val="1"/>
                <w:sz w:val="26"/>
                <w:szCs w:val="26"/>
              </w:rPr>
            </w:pPr>
            <w:ins w:author="ABM Russel" w:id="19" w:date="2026-09-01T00:40:41Z">
              <w:r w:rsidDel="00000000" w:rsidR="00000000" w:rsidRPr="00000000">
                <w:rPr>
                  <w:b w:val="1"/>
                  <w:bCs w:val="1"/>
                  <w:sz w:val="26"/>
                  <w:szCs w:val="26"/>
                  <w:rtl w:val="0"/>
                </w:rPr>
                <w:t xml:space="preserve">In simple terms, explain the background and importance of this research</w:t>
              </w:r>
            </w:ins>
          </w:p>
          <w:p w:rsidR="00000000" w:rsidDel="00000000" w:rsidP="00000000" w:rsidRDefault="00000000" w:rsidRPr="00000000" w14:paraId="00000204">
            <w:pPr>
              <w:numPr>
                <w:ilvl w:val="0"/>
                <w:numId w:val="36"/>
              </w:numPr>
              <w:spacing w:after="0" w:afterAutospacing="0" w:line="276.9230769230769" w:lineRule="auto"/>
              <w:ind w:left="1100" w:hanging="360"/>
              <w:rPr>
                <w:ins w:author="ABM Russel" w:id="19" w:date="2026-09-01T00:40:41Z"/>
              </w:rPr>
            </w:pPr>
            <w:ins w:author="ABM Russel" w:id="19" w:date="2026-09-01T00:40:41Z">
              <w:r w:rsidDel="00000000" w:rsidR="00000000" w:rsidRPr="00000000">
                <w:rPr>
                  <w:i w:val="1"/>
                  <w:iCs w:val="1"/>
                  <w:sz w:val="26"/>
                  <w:szCs w:val="26"/>
                  <w:rtl w:val="0"/>
                </w:rPr>
                <w:t xml:space="preserve">Do not include citations, explain all abbreviations and avoid using complex technical terms. </w:t>
              </w:r>
            </w:ins>
          </w:p>
          <w:p w:rsidR="00000000" w:rsidDel="00000000" w:rsidP="00000000" w:rsidRDefault="00000000" w:rsidRPr="00000000" w14:paraId="00000205">
            <w:pPr>
              <w:numPr>
                <w:ilvl w:val="0"/>
                <w:numId w:val="36"/>
              </w:numPr>
              <w:spacing w:after="460" w:line="276.9230769230769" w:lineRule="auto"/>
              <w:ind w:left="1100" w:hanging="360"/>
              <w:rPr>
                <w:ins w:author="ABM Russel" w:id="19" w:date="2026-09-01T00:40:41Z"/>
              </w:rPr>
            </w:pPr>
            <w:ins w:author="ABM Russel" w:id="19" w:date="2026-09-01T00:40:41Z">
              <w:r w:rsidDel="00000000" w:rsidR="00000000" w:rsidRPr="00000000">
                <w:rPr>
                  <w:i w:val="1"/>
                  <w:iCs w:val="1"/>
                  <w:sz w:val="26"/>
                  <w:szCs w:val="26"/>
                  <w:rtl w:val="0"/>
                </w:rPr>
                <w:t xml:space="preserve">Refer to </w:t>
              </w:r>
              <w:r w:rsidDel="00000000" w:rsidR="00000000" w:rsidRPr="00000000">
                <w:fldChar w:fldCharType="begin"/>
              </w:r>
              <w:r w:rsidDel="00000000" w:rsidR="00000000" w:rsidRPr="00000000">
                <w:instrText xml:space="preserve">HYPERLINK "https://app.readable.com/text/"</w:instrText>
              </w:r>
              <w:r w:rsidDel="00000000" w:rsidR="00000000" w:rsidRPr="00000000">
                <w:fldChar w:fldCharType="separate"/>
              </w:r>
              <w:r w:rsidDel="00000000" w:rsidR="00000000" w:rsidRPr="00000000">
                <w:rPr>
                  <w:i w:val="1"/>
                  <w:iCs w:val="1"/>
                  <w:color w:val="0088cc"/>
                  <w:sz w:val="26"/>
                  <w:szCs w:val="26"/>
                  <w:rtl w:val="0"/>
                </w:rPr>
                <w:t xml:space="preserve">Readable's text scoring tool</w:t>
              </w:r>
              <w:r w:rsidDel="00000000" w:rsidR="00000000" w:rsidRPr="00000000">
                <w:fldChar w:fldCharType="end"/>
              </w:r>
              <w:r w:rsidDel="00000000" w:rsidR="00000000" w:rsidRPr="00000000">
                <w:rPr>
                  <w:sz w:val="26"/>
                  <w:szCs w:val="26"/>
                  <w:rtl w:val="0"/>
                </w:rPr>
                <w:t xml:space="preserve"> </w:t>
              </w:r>
              <w:r w:rsidDel="00000000" w:rsidR="00000000" w:rsidRPr="00000000">
                <w:rPr>
                  <w:i w:val="1"/>
                  <w:iCs w:val="1"/>
                  <w:sz w:val="26"/>
                  <w:szCs w:val="26"/>
                  <w:rtl w:val="0"/>
                </w:rPr>
                <w:t xml:space="preserve">for tips to improve readability.</w:t>
              </w:r>
            </w:ins>
          </w:p>
        </w:tc>
      </w:tr>
    </w:tbl>
    <w:p w:rsidR="00000000" w:rsidDel="00000000" w:rsidP="00000000" w:rsidRDefault="00000000" w:rsidRPr="00000000" w14:paraId="00000206">
      <w:pPr>
        <w:rPr>
          <w:ins w:author="ABM Russel" w:id="19" w:date="2026-09-01T00:40:41Z"/>
          <w:sz w:val="28"/>
          <w:szCs w:val="28"/>
        </w:rPr>
      </w:pPr>
      <w:ins w:author="ABM Russel" w:id="19" w:date="2026-09-01T00:40:41Z">
        <w:r w:rsidDel="00000000" w:rsidR="00000000" w:rsidRPr="00000000">
          <w:rPr>
            <w:rtl w:val="0"/>
          </w:rPr>
        </w:r>
      </w:ins>
    </w:p>
    <w:tbl>
      <w:tblPr>
        <w:tblStyle w:val="Table8"/>
        <w:tblW w:w="9025.511811023624" w:type="dxa"/>
        <w:jc w:val="left"/>
        <w:tblLayout w:type="fixed"/>
        <w:tblLook w:val="0600"/>
      </w:tblPr>
      <w:tblGrid>
        <w:gridCol w:w="265.64679415073124"/>
        <w:gridCol w:w="8759.865016872893"/>
        <w:tblGridChange w:id="0">
          <w:tblGrid>
            <w:gridCol w:w="265.64679415073124"/>
            <w:gridCol w:w="8759.865016872893"/>
          </w:tblGrid>
        </w:tblGridChange>
      </w:tblGrid>
      <w:tr>
        <w:trPr>
          <w:cantSplit w:val="0"/>
          <w:trHeight w:val="680" w:hRule="atLeast"/>
          <w:tblHeader w:val="0"/>
          <w:ins w:author="ABM Russel" w:id="19" w:date="2026-09-01T00:40:41Z"/>
        </w:trPr>
        <w:tc>
          <w:tcPr/>
          <w:p w:rsidR="00000000" w:rsidDel="00000000" w:rsidP="00000000" w:rsidRDefault="00000000" w:rsidRPr="00000000" w14:paraId="00000207">
            <w:pPr>
              <w:rPr>
                <w:ins w:author="ABM Russel" w:id="19" w:date="2026-09-01T00:40:41Z"/>
                <w:sz w:val="28"/>
                <w:szCs w:val="28"/>
              </w:rPr>
            </w:pPr>
            <w:ins w:author="ABM Russel" w:id="19" w:date="2026-09-01T00:40:41Z">
              <w:r w:rsidDel="00000000" w:rsidR="00000000" w:rsidRPr="00000000">
                <w:rPr>
                  <w:rtl w:val="0"/>
                </w:rPr>
              </w:r>
            </w:ins>
          </w:p>
        </w:tc>
        <w:tc>
          <w:tcPr/>
          <w:p w:rsidR="00000000" w:rsidDel="00000000" w:rsidP="00000000" w:rsidRDefault="00000000" w:rsidRPr="00000000" w14:paraId="00000208">
            <w:pPr>
              <w:rPr>
                <w:ins w:author="ABM Russel" w:id="19" w:date="2026-09-01T00:40:41Z"/>
                <w:sz w:val="28"/>
                <w:szCs w:val="28"/>
              </w:rPr>
            </w:pPr>
            <w:ins w:author="ABM Russel" w:id="19" w:date="2026-09-01T00:40:41Z">
              <w:r w:rsidDel="00000000" w:rsidR="00000000" w:rsidRPr="00000000">
                <w:rPr>
                  <w:b w:val="1"/>
                  <w:bCs w:val="1"/>
                  <w:sz w:val="26"/>
                  <w:szCs w:val="26"/>
                  <w:rtl w:val="0"/>
                </w:rPr>
                <w:t xml:space="preserve">List the aims or hypotheses of the research project</w:t>
              </w:r>
              <w:r w:rsidDel="00000000" w:rsidR="00000000" w:rsidRPr="00000000">
                <w:rPr>
                  <w:rtl w:val="0"/>
                </w:rPr>
              </w:r>
            </w:ins>
          </w:p>
        </w:tc>
      </w:tr>
    </w:tbl>
    <w:p w:rsidR="00000000" w:rsidDel="00000000" w:rsidP="00000000" w:rsidRDefault="00000000" w:rsidRPr="00000000" w14:paraId="00000209">
      <w:pPr>
        <w:rPr>
          <w:ins w:author="ABM Russel" w:id="19" w:date="2026-09-01T00:40:41Z"/>
          <w:sz w:val="28"/>
          <w:szCs w:val="28"/>
        </w:rPr>
      </w:pPr>
      <w:ins w:author="ABM Russel" w:id="19" w:date="2026-09-01T00:40:41Z">
        <w:r w:rsidDel="00000000" w:rsidR="00000000" w:rsidRPr="00000000">
          <w:rPr>
            <w:rtl w:val="0"/>
          </w:rPr>
        </w:r>
      </w:ins>
    </w:p>
    <w:tbl>
      <w:tblPr>
        <w:tblStyle w:val="Table9"/>
        <w:tblW w:w="9025.511811023624" w:type="dxa"/>
        <w:jc w:val="left"/>
        <w:tblLayout w:type="fixed"/>
        <w:tblLook w:val="0600"/>
      </w:tblPr>
      <w:tblGrid>
        <w:gridCol w:w="265.64679415073124"/>
        <w:gridCol w:w="8759.865016872893"/>
        <w:tblGridChange w:id="0">
          <w:tblGrid>
            <w:gridCol w:w="265.64679415073124"/>
            <w:gridCol w:w="8759.865016872893"/>
          </w:tblGrid>
        </w:tblGridChange>
      </w:tblGrid>
      <w:tr>
        <w:trPr>
          <w:cantSplit w:val="0"/>
          <w:trHeight w:val="680" w:hRule="atLeast"/>
          <w:tblHeader w:val="0"/>
          <w:ins w:author="ABM Russel" w:id="19" w:date="2026-09-01T00:40:41Z"/>
        </w:trPr>
        <w:tc>
          <w:tcPr/>
          <w:p w:rsidR="00000000" w:rsidDel="00000000" w:rsidP="00000000" w:rsidRDefault="00000000" w:rsidRPr="00000000" w14:paraId="0000020A">
            <w:pPr>
              <w:rPr>
                <w:ins w:author="ABM Russel" w:id="19" w:date="2026-09-01T00:40:41Z"/>
                <w:color w:val="333333"/>
                <w:sz w:val="21"/>
                <w:szCs w:val="21"/>
              </w:rPr>
            </w:pPr>
            <w:ins w:author="ABM Russel" w:id="19" w:date="2026-09-01T00:40:41Z">
              <w:r w:rsidDel="00000000" w:rsidR="00000000" w:rsidRPr="00000000">
                <w:rPr>
                  <w:rtl w:val="0"/>
                </w:rPr>
              </w:r>
            </w:ins>
          </w:p>
        </w:tc>
        <w:tc>
          <w:tcPr/>
          <w:p w:rsidR="00000000" w:rsidDel="00000000" w:rsidP="00000000" w:rsidRDefault="00000000" w:rsidRPr="00000000" w14:paraId="0000020B">
            <w:pPr>
              <w:rPr>
                <w:ins w:author="ABM Russel" w:id="19" w:date="2026-09-01T00:40:41Z"/>
                <w:color w:val="333333"/>
                <w:sz w:val="21"/>
                <w:szCs w:val="21"/>
              </w:rPr>
            </w:pPr>
            <w:ins w:author="ABM Russel" w:id="19" w:date="2026-09-01T00:40:41Z">
              <w:r w:rsidDel="00000000" w:rsidR="00000000" w:rsidRPr="00000000">
                <w:rPr>
                  <w:b w:val="1"/>
                  <w:bCs w:val="1"/>
                  <w:sz w:val="25"/>
                  <w:szCs w:val="25"/>
                  <w:rtl w:val="0"/>
                </w:rPr>
                <w:t xml:space="preserve">Give a brief overview of the research design</w:t>
              </w:r>
              <w:r w:rsidDel="00000000" w:rsidR="00000000" w:rsidRPr="00000000">
                <w:rPr>
                  <w:rtl w:val="0"/>
                </w:rPr>
              </w:r>
            </w:ins>
          </w:p>
        </w:tc>
      </w:tr>
    </w:tbl>
    <w:p w:rsidR="00000000" w:rsidDel="00000000" w:rsidP="00000000" w:rsidRDefault="00000000" w:rsidRPr="00000000" w14:paraId="0000020C">
      <w:pPr>
        <w:rPr>
          <w:ins w:author="ABM Russel" w:id="19" w:date="2026-09-01T00:40:41Z"/>
          <w:color w:val="333333"/>
          <w:sz w:val="21"/>
          <w:szCs w:val="21"/>
        </w:rPr>
      </w:pPr>
      <w:ins w:author="ABM Russel" w:id="19" w:date="2026-09-01T00:40:41Z">
        <w:r w:rsidDel="00000000" w:rsidR="00000000" w:rsidRPr="00000000">
          <w:rPr>
            <w:rtl w:val="0"/>
          </w:rPr>
        </w:r>
      </w:ins>
    </w:p>
    <w:p w:rsidR="00000000" w:rsidDel="00000000" w:rsidP="00000000" w:rsidRDefault="00000000" w:rsidRPr="00000000" w14:paraId="0000020D">
      <w:pPr>
        <w:rPr>
          <w:ins w:author="ABM Russel" w:id="19" w:date="2026-09-01T00:40:41Z"/>
          <w:b w:val="1"/>
          <w:bCs w:val="1"/>
          <w:sz w:val="28"/>
          <w:szCs w:val="28"/>
        </w:rPr>
      </w:pPr>
      <w:ins w:author="ABM Russel" w:id="19" w:date="2026-09-01T00:40:41Z">
        <w:r w:rsidDel="00000000" w:rsidR="00000000" w:rsidRPr="00000000">
          <w:rPr>
            <w:rtl w:val="0"/>
          </w:rPr>
        </w:r>
      </w:ins>
    </w:p>
    <w:p w:rsidR="00000000" w:rsidDel="00000000" w:rsidP="00000000" w:rsidRDefault="00000000" w:rsidRPr="00000000" w14:paraId="0000020E">
      <w:pPr>
        <w:rPr>
          <w:ins w:author="ABM Russel" w:id="19" w:date="2026-09-01T00:40:41Z"/>
          <w:b w:val="1"/>
          <w:bCs w:val="1"/>
          <w:sz w:val="28"/>
          <w:szCs w:val="28"/>
        </w:rPr>
      </w:pPr>
      <w:ins w:author="ABM Russel" w:id="19" w:date="2026-09-01T00:40:41Z">
        <w:r w:rsidDel="00000000" w:rsidR="00000000" w:rsidRPr="00000000">
          <w:rPr>
            <w:rtl w:val="0"/>
          </w:rPr>
        </w:r>
      </w:ins>
    </w:p>
    <w:p w:rsidR="00000000" w:rsidDel="00000000" w:rsidP="00000000" w:rsidRDefault="00000000" w:rsidRPr="00000000" w14:paraId="0000020F">
      <w:pPr>
        <w:rPr>
          <w:ins w:author="ABM Russel" w:id="19" w:date="2026-09-01T00:40:41Z"/>
          <w:b w:val="1"/>
          <w:bCs w:val="1"/>
          <w:sz w:val="28"/>
          <w:szCs w:val="28"/>
        </w:rPr>
      </w:pPr>
      <w:ins w:author="ABM Russel" w:id="19" w:date="2026-09-01T00:40:41Z">
        <w:r w:rsidDel="00000000" w:rsidR="00000000" w:rsidRPr="00000000">
          <w:rPr>
            <w:rtl w:val="0"/>
          </w:rPr>
        </w:r>
      </w:ins>
    </w:p>
    <w:p w:rsidR="00000000" w:rsidDel="00000000" w:rsidP="00000000" w:rsidRDefault="00000000" w:rsidRPr="00000000" w14:paraId="00000210">
      <w:pPr>
        <w:rPr>
          <w:ins w:author="ABM Russel" w:id="19" w:date="2026-09-01T00:40:41Z"/>
          <w:b w:val="1"/>
          <w:bCs w:val="1"/>
          <w:sz w:val="28"/>
          <w:szCs w:val="28"/>
        </w:rPr>
      </w:pPr>
      <w:ins w:author="ABM Russel" w:id="19" w:date="2026-09-01T00:40:41Z">
        <w:r w:rsidDel="00000000" w:rsidR="00000000" w:rsidRPr="00000000">
          <w:rPr>
            <w:b w:val="1"/>
            <w:bCs w:val="1"/>
            <w:sz w:val="28"/>
            <w:szCs w:val="28"/>
            <w:rtl w:val="0"/>
          </w:rPr>
          <w:t xml:space="preserve">NFR and FRS:</w:t>
        </w:r>
      </w:ins>
    </w:p>
    <w:p w:rsidR="00000000" w:rsidDel="00000000" w:rsidP="00000000" w:rsidRDefault="00000000" w:rsidRPr="00000000" w14:paraId="00000211">
      <w:pPr>
        <w:rPr>
          <w:ins w:author="ABM Russel" w:id="19" w:date="2026-09-01T00:40:41Z"/>
          <w:b w:val="1"/>
          <w:bCs w:val="1"/>
        </w:rPr>
      </w:pPr>
      <w:ins w:author="ABM Russel" w:id="19" w:date="2026-09-01T00:40:41Z">
        <w:r w:rsidDel="00000000" w:rsidR="00000000" w:rsidRPr="00000000">
          <w:rPr>
            <w:b w:val="1"/>
            <w:bCs w:val="1"/>
            <w:rtl w:val="0"/>
          </w:rPr>
          <w:t xml:space="preserve">Some general ideas, it is very hard to know without know what the RQ actually is </w:t>
        </w:r>
      </w:ins>
    </w:p>
    <w:p w:rsidR="00000000" w:rsidDel="00000000" w:rsidP="00000000" w:rsidRDefault="00000000" w:rsidRPr="00000000" w14:paraId="00000212">
      <w:pPr>
        <w:spacing w:after="240" w:before="240" w:lineRule="auto"/>
        <w:rPr>
          <w:ins w:author="ABM Russel" w:id="19" w:date="2026-09-01T00:40:41Z"/>
          <w:b w:val="1"/>
          <w:bCs w:val="1"/>
        </w:rPr>
      </w:pPr>
      <w:ins w:author="ABM Russel" w:id="19" w:date="2026-09-01T00:40:41Z">
        <w:r w:rsidDel="00000000" w:rsidR="00000000" w:rsidRPr="00000000">
          <w:rPr>
            <w:b w:val="1"/>
            <w:bCs w:val="1"/>
            <w:rtl w:val="0"/>
          </w:rPr>
          <w:t xml:space="preserve">FR: </w:t>
        </w:r>
      </w:ins>
    </w:p>
    <w:p w:rsidR="00000000" w:rsidDel="00000000" w:rsidP="00000000" w:rsidRDefault="00000000" w:rsidRPr="00000000" w14:paraId="00000213">
      <w:pPr>
        <w:spacing w:after="240" w:before="240" w:lineRule="auto"/>
        <w:rPr>
          <w:ins w:author="ABM Russel" w:id="19" w:date="2026-09-01T00:40:41Z"/>
          <w:b w:val="1"/>
          <w:bCs w:val="1"/>
        </w:rPr>
      </w:pPr>
      <w:ins w:author="ABM Russel" w:id="19" w:date="2026-09-01T00:40:41Z">
        <w:r w:rsidDel="00000000" w:rsidR="00000000" w:rsidRPr="00000000">
          <w:rPr>
            <w:b w:val="1"/>
            <w:bCs w:val="1"/>
            <w:rtl w:val="0"/>
          </w:rPr>
          <w:t xml:space="preserve">Pre-:</w:t>
        </w:r>
      </w:ins>
    </w:p>
    <w:p w:rsidR="00000000" w:rsidDel="00000000" w:rsidP="00000000" w:rsidRDefault="00000000" w:rsidRPr="00000000" w14:paraId="00000214">
      <w:pPr>
        <w:numPr>
          <w:ilvl w:val="0"/>
          <w:numId w:val="21"/>
        </w:numPr>
        <w:spacing w:after="240" w:before="240" w:lineRule="auto"/>
        <w:ind w:left="720" w:hanging="360"/>
        <w:rPr>
          <w:ins w:author="ABM Russel" w:id="19" w:date="2026-09-01T00:40:41Z"/>
        </w:rPr>
      </w:pPr>
      <w:ins w:author="ABM Russel" w:id="19" w:date="2026-09-01T00:40:41Z">
        <w:r w:rsidDel="00000000" w:rsidR="00000000" w:rsidRPr="00000000">
          <w:rPr>
            <w:rtl w:val="0"/>
          </w:rPr>
          <w:t xml:space="preserve">Selection of AI agents (Flexible choose your own agents from an existing agents skills vs pre-determined Fixed agents)</w:t>
        </w:r>
      </w:ins>
    </w:p>
    <w:p w:rsidR="00000000" w:rsidDel="00000000" w:rsidP="00000000" w:rsidRDefault="00000000" w:rsidRPr="00000000" w14:paraId="00000215">
      <w:pPr>
        <w:spacing w:after="240" w:before="240" w:lineRule="auto"/>
        <w:rPr>
          <w:ins w:author="ABM Russel" w:id="19" w:date="2026-09-01T00:40:41Z"/>
        </w:rPr>
      </w:pPr>
      <w:ins w:author="ABM Russel" w:id="19" w:date="2026-09-01T00:40:41Z">
        <w:r w:rsidDel="00000000" w:rsidR="00000000" w:rsidRPr="00000000">
          <w:rPr>
            <w:rtl w:val="0"/>
          </w:rPr>
          <w:t xml:space="preserve">During: </w:t>
        </w:r>
      </w:ins>
    </w:p>
    <w:p w:rsidR="00000000" w:rsidDel="00000000" w:rsidP="00000000" w:rsidRDefault="00000000" w:rsidRPr="00000000" w14:paraId="00000216">
      <w:pPr>
        <w:numPr>
          <w:ilvl w:val="0"/>
          <w:numId w:val="21"/>
        </w:numPr>
        <w:spacing w:after="0" w:afterAutospacing="0" w:before="240" w:lineRule="auto"/>
        <w:ind w:left="720" w:hanging="360"/>
        <w:rPr>
          <w:ins w:author="ABM Russel" w:id="19" w:date="2026-09-01T00:40:41Z"/>
        </w:rPr>
      </w:pPr>
      <w:ins w:author="ABM Russel" w:id="19" w:date="2026-09-01T00:40:41Z">
        <w:r w:rsidDel="00000000" w:rsidR="00000000" w:rsidRPr="00000000">
          <w:rPr>
            <w:rtl w:val="0"/>
          </w:rPr>
          <w:t xml:space="preserve">Multi-agent advice generation</w:t>
        </w:r>
      </w:ins>
    </w:p>
    <w:p w:rsidR="00000000" w:rsidDel="00000000" w:rsidP="00000000" w:rsidRDefault="00000000" w:rsidRPr="00000000" w14:paraId="00000217">
      <w:pPr>
        <w:numPr>
          <w:ilvl w:val="1"/>
          <w:numId w:val="21"/>
        </w:numPr>
        <w:spacing w:after="0" w:afterAutospacing="0" w:before="0" w:beforeAutospacing="0" w:lineRule="auto"/>
        <w:ind w:left="1440" w:hanging="360"/>
        <w:rPr>
          <w:ins w:author="ABM Russel" w:id="19" w:date="2026-09-01T00:40:41Z"/>
        </w:rPr>
      </w:pPr>
      <w:ins w:author="ABM Russel" w:id="19" w:date="2026-09-01T00:40:41Z">
        <w:r w:rsidDel="00000000" w:rsidR="00000000" w:rsidRPr="00000000">
          <w:rPr>
            <w:rtl w:val="0"/>
          </w:rPr>
          <w:t xml:space="preserve">distinct/specialised agent roles</w:t>
        </w:r>
      </w:ins>
    </w:p>
    <w:p w:rsidR="00000000" w:rsidDel="00000000" w:rsidP="00000000" w:rsidRDefault="00000000" w:rsidRPr="00000000" w14:paraId="00000218">
      <w:pPr>
        <w:numPr>
          <w:ilvl w:val="0"/>
          <w:numId w:val="21"/>
        </w:numPr>
        <w:spacing w:after="0" w:afterAutospacing="0" w:before="0" w:beforeAutospacing="0" w:lineRule="auto"/>
        <w:ind w:left="720" w:hanging="360"/>
        <w:rPr>
          <w:ins w:author="ABM Russel" w:id="19" w:date="2026-09-01T00:40:41Z"/>
        </w:rPr>
      </w:pPr>
      <w:ins w:author="ABM Russel" w:id="19" w:date="2026-09-01T00:40:41Z">
        <w:r w:rsidDel="00000000" w:rsidR="00000000" w:rsidRPr="00000000">
          <w:rPr>
            <w:rtl w:val="0"/>
          </w:rPr>
          <w:t xml:space="preserve">condition assignment</w:t>
        </w:r>
      </w:ins>
    </w:p>
    <w:p w:rsidR="00000000" w:rsidDel="00000000" w:rsidP="00000000" w:rsidRDefault="00000000" w:rsidRPr="00000000" w14:paraId="00000219">
      <w:pPr>
        <w:numPr>
          <w:ilvl w:val="0"/>
          <w:numId w:val="21"/>
        </w:numPr>
        <w:spacing w:after="0" w:afterAutospacing="0" w:before="0" w:beforeAutospacing="0" w:lineRule="auto"/>
        <w:ind w:left="720" w:hanging="360"/>
        <w:rPr>
          <w:ins w:author="ABM Russel" w:id="19" w:date="2026-09-01T00:40:41Z"/>
        </w:rPr>
      </w:pPr>
      <w:ins w:author="ABM Russel" w:id="19" w:date="2026-09-01T00:40:41Z">
        <w:r w:rsidDel="00000000" w:rsidR="00000000" w:rsidRPr="00000000">
          <w:rPr>
            <w:rtl w:val="0"/>
          </w:rPr>
          <w:t xml:space="preserve">ground-truth case bank</w:t>
        </w:r>
      </w:ins>
    </w:p>
    <w:p w:rsidR="00000000" w:rsidDel="00000000" w:rsidP="00000000" w:rsidRDefault="00000000" w:rsidRPr="00000000" w14:paraId="0000021A">
      <w:pPr>
        <w:numPr>
          <w:ilvl w:val="0"/>
          <w:numId w:val="21"/>
        </w:numPr>
        <w:spacing w:after="0" w:afterAutospacing="0" w:before="0" w:beforeAutospacing="0" w:lineRule="auto"/>
        <w:ind w:left="720" w:hanging="360"/>
        <w:rPr>
          <w:ins w:author="ABM Russel" w:id="19" w:date="2026-09-01T00:40:41Z"/>
        </w:rPr>
      </w:pPr>
      <w:ins w:author="ABM Russel" w:id="19" w:date="2026-09-01T00:40:41Z">
        <w:r w:rsidDel="00000000" w:rsidR="00000000" w:rsidRPr="00000000">
          <w:rPr>
            <w:rtl w:val="0"/>
          </w:rPr>
          <w:t xml:space="preserve">incorrect-advice injection</w:t>
        </w:r>
      </w:ins>
    </w:p>
    <w:p w:rsidR="00000000" w:rsidDel="00000000" w:rsidP="00000000" w:rsidRDefault="00000000" w:rsidRPr="00000000" w14:paraId="0000021B">
      <w:pPr>
        <w:numPr>
          <w:ilvl w:val="0"/>
          <w:numId w:val="21"/>
        </w:numPr>
        <w:spacing w:after="0" w:afterAutospacing="0" w:before="0" w:beforeAutospacing="0" w:lineRule="auto"/>
        <w:ind w:left="720" w:hanging="360"/>
        <w:rPr>
          <w:ins w:author="ABM Russel" w:id="19" w:date="2026-09-01T00:40:41Z"/>
        </w:rPr>
      </w:pPr>
      <w:ins w:author="ABM Russel" w:id="19" w:date="2026-09-01T00:40:41Z">
        <w:r w:rsidDel="00000000" w:rsidR="00000000" w:rsidRPr="00000000">
          <w:rPr>
            <w:rtl w:val="0"/>
          </w:rPr>
          <w:t xml:space="preserve">Agent consensus/disagreement control (whether/how agents disagree)</w:t>
        </w:r>
      </w:ins>
    </w:p>
    <w:p w:rsidR="00000000" w:rsidDel="00000000" w:rsidP="00000000" w:rsidRDefault="00000000" w:rsidRPr="00000000" w14:paraId="0000021C">
      <w:pPr>
        <w:numPr>
          <w:ilvl w:val="1"/>
          <w:numId w:val="21"/>
        </w:numPr>
        <w:spacing w:after="240" w:before="0" w:beforeAutospacing="0" w:lineRule="auto"/>
        <w:ind w:left="1440" w:hanging="360"/>
        <w:rPr>
          <w:ins w:author="ABM Russel" w:id="19" w:date="2026-09-01T00:40:41Z"/>
        </w:rPr>
      </w:pPr>
      <w:ins w:author="ABM Russel" w:id="19" w:date="2026-09-01T00:40:41Z">
        <w:r w:rsidDel="00000000" w:rsidR="00000000" w:rsidRPr="00000000">
          <w:rPr>
            <w:rtl w:val="0"/>
          </w:rPr>
          <w:t xml:space="preserve">dissent surfacing/suppression (whether participant </w:t>
        </w:r>
        <w:r w:rsidDel="00000000" w:rsidR="00000000" w:rsidRPr="00000000">
          <w:rPr>
            <w:b w:val="1"/>
            <w:bCs w:val="1"/>
            <w:rtl w:val="0"/>
          </w:rPr>
          <w:t xml:space="preserve">sees </w:t>
        </w:r>
        <w:r w:rsidDel="00000000" w:rsidR="00000000" w:rsidRPr="00000000">
          <w:rPr>
            <w:rtl w:val="0"/>
          </w:rPr>
          <w:t xml:space="preserve">that disagreement)</w:t>
        </w:r>
      </w:ins>
    </w:p>
    <w:p w:rsidR="00000000" w:rsidDel="00000000" w:rsidP="00000000" w:rsidRDefault="00000000" w:rsidRPr="00000000" w14:paraId="0000021D">
      <w:pPr>
        <w:spacing w:after="240" w:before="240" w:lineRule="auto"/>
        <w:rPr>
          <w:ins w:author="ABM Russel" w:id="19" w:date="2026-09-01T00:40:41Z"/>
        </w:rPr>
      </w:pPr>
      <w:ins w:author="ABM Russel" w:id="19" w:date="2026-09-01T00:40:41Z">
        <w:r w:rsidDel="00000000" w:rsidR="00000000" w:rsidRPr="00000000">
          <w:rPr>
            <w:rtl w:val="0"/>
          </w:rPr>
          <w:t xml:space="preserve">Post-: </w:t>
        </w:r>
      </w:ins>
    </w:p>
    <w:p w:rsidR="00000000" w:rsidDel="00000000" w:rsidP="00000000" w:rsidRDefault="00000000" w:rsidRPr="00000000" w14:paraId="0000021E">
      <w:pPr>
        <w:numPr>
          <w:ilvl w:val="0"/>
          <w:numId w:val="21"/>
        </w:numPr>
        <w:spacing w:after="0" w:afterAutospacing="0" w:before="240" w:lineRule="auto"/>
        <w:ind w:left="720" w:hanging="360"/>
        <w:rPr>
          <w:ins w:author="ABM Russel" w:id="19" w:date="2026-09-01T00:40:41Z"/>
        </w:rPr>
      </w:pPr>
      <w:ins w:author="ABM Russel" w:id="19" w:date="2026-09-01T00:40:41Z">
        <w:r w:rsidDel="00000000" w:rsidR="00000000" w:rsidRPr="00000000">
          <w:rPr>
            <w:rtl w:val="0"/>
          </w:rPr>
          <w:t xml:space="preserve">decision capture; records initial/final decision AND reasoning</w:t>
        </w:r>
      </w:ins>
    </w:p>
    <w:p w:rsidR="00000000" w:rsidDel="00000000" w:rsidP="00000000" w:rsidRDefault="00000000" w:rsidRPr="00000000" w14:paraId="0000021F">
      <w:pPr>
        <w:numPr>
          <w:ilvl w:val="1"/>
          <w:numId w:val="21"/>
        </w:numPr>
        <w:spacing w:after="0" w:afterAutospacing="0" w:before="0" w:beforeAutospacing="0" w:lineRule="auto"/>
        <w:ind w:left="1440" w:hanging="360"/>
        <w:rPr>
          <w:ins w:author="ABM Russel" w:id="19" w:date="2026-09-01T00:40:41Z"/>
        </w:rPr>
      </w:pPr>
      <w:ins w:author="ABM Russel" w:id="19" w:date="2026-09-01T00:40:41Z">
        <w:r w:rsidDel="00000000" w:rsidR="00000000" w:rsidRPr="00000000">
          <w:rPr>
            <w:rtl w:val="0"/>
          </w:rPr>
          <w:t xml:space="preserve">ethical/moral reasoning assessment (evaluates the recorded reasoning)</w:t>
        </w:r>
      </w:ins>
    </w:p>
    <w:p w:rsidR="00000000" w:rsidDel="00000000" w:rsidP="00000000" w:rsidRDefault="00000000" w:rsidRPr="00000000" w14:paraId="00000220">
      <w:pPr>
        <w:numPr>
          <w:ilvl w:val="0"/>
          <w:numId w:val="21"/>
        </w:numPr>
        <w:spacing w:after="0" w:afterAutospacing="0" w:before="0" w:beforeAutospacing="0" w:lineRule="auto"/>
        <w:ind w:left="720" w:hanging="360"/>
        <w:rPr>
          <w:ins w:author="ABM Russel" w:id="19" w:date="2026-09-01T00:40:41Z"/>
        </w:rPr>
      </w:pPr>
      <w:ins w:author="ABM Russel" w:id="19" w:date="2026-09-01T00:40:41Z">
        <w:r w:rsidDel="00000000" w:rsidR="00000000" w:rsidRPr="00000000">
          <w:rPr>
            <w:rtl w:val="0"/>
          </w:rPr>
          <w:t xml:space="preserve">revision/time logging</w:t>
        </w:r>
      </w:ins>
    </w:p>
    <w:p w:rsidR="00000000" w:rsidDel="00000000" w:rsidP="00000000" w:rsidRDefault="00000000" w:rsidRPr="00000000" w14:paraId="00000221">
      <w:pPr>
        <w:numPr>
          <w:ilvl w:val="0"/>
          <w:numId w:val="21"/>
        </w:numPr>
        <w:spacing w:after="0" w:afterAutospacing="0" w:before="0" w:beforeAutospacing="0" w:lineRule="auto"/>
        <w:ind w:left="720" w:hanging="360"/>
        <w:rPr>
          <w:ins w:author="ABM Russel" w:id="19" w:date="2026-09-01T00:40:41Z"/>
        </w:rPr>
      </w:pPr>
      <w:ins w:author="ABM Russel" w:id="19" w:date="2026-09-01T00:40:41Z">
        <w:r w:rsidDel="00000000" w:rsidR="00000000" w:rsidRPr="00000000">
          <w:rPr>
            <w:rtl w:val="0"/>
          </w:rPr>
          <w:t xml:space="preserve">Auto-scoring</w:t>
        </w:r>
      </w:ins>
    </w:p>
    <w:p w:rsidR="00000000" w:rsidDel="00000000" w:rsidP="00000000" w:rsidRDefault="00000000" w:rsidRPr="00000000" w14:paraId="00000222">
      <w:pPr>
        <w:numPr>
          <w:ilvl w:val="0"/>
          <w:numId w:val="21"/>
        </w:numPr>
        <w:spacing w:after="0" w:afterAutospacing="0" w:before="0" w:beforeAutospacing="0" w:lineRule="auto"/>
        <w:ind w:left="720" w:hanging="360"/>
        <w:rPr>
          <w:ins w:author="ABM Russel" w:id="19" w:date="2026-09-01T00:40:41Z"/>
        </w:rPr>
      </w:pPr>
      <w:ins w:author="ABM Russel" w:id="19" w:date="2026-09-01T00:40:41Z">
        <w:r w:rsidDel="00000000" w:rsidR="00000000" w:rsidRPr="00000000">
          <w:rPr>
            <w:rtl w:val="0"/>
          </w:rPr>
          <w:t xml:space="preserve">trust survey</w:t>
        </w:r>
      </w:ins>
    </w:p>
    <w:p w:rsidR="00000000" w:rsidDel="00000000" w:rsidP="00000000" w:rsidRDefault="00000000" w:rsidRPr="00000000" w14:paraId="00000223">
      <w:pPr>
        <w:numPr>
          <w:ilvl w:val="0"/>
          <w:numId w:val="21"/>
        </w:numPr>
        <w:spacing w:after="0" w:afterAutospacing="0" w:before="0" w:beforeAutospacing="0" w:lineRule="auto"/>
        <w:ind w:left="720" w:hanging="360"/>
        <w:rPr>
          <w:ins w:author="ABM Russel" w:id="19" w:date="2026-09-01T00:40:41Z"/>
        </w:rPr>
      </w:pPr>
      <w:ins w:author="ABM Russel" w:id="19" w:date="2026-09-01T00:40:41Z">
        <w:r w:rsidDel="00000000" w:rsidR="00000000" w:rsidRPr="00000000">
          <w:rPr>
            <w:rtl w:val="0"/>
          </w:rPr>
          <w:t xml:space="preserve">data export</w:t>
        </w:r>
      </w:ins>
    </w:p>
    <w:p w:rsidR="00000000" w:rsidDel="00000000" w:rsidP="00000000" w:rsidRDefault="00000000" w:rsidRPr="00000000" w14:paraId="00000224">
      <w:pPr>
        <w:numPr>
          <w:ilvl w:val="0"/>
          <w:numId w:val="21"/>
        </w:numPr>
        <w:spacing w:after="0" w:afterAutospacing="0" w:before="0" w:beforeAutospacing="0" w:lineRule="auto"/>
        <w:ind w:left="720" w:hanging="360"/>
        <w:rPr>
          <w:ins w:author="ABM Russel" w:id="19" w:date="2026-09-01T00:40:41Z"/>
        </w:rPr>
      </w:pPr>
      <w:ins w:author="ABM Russel" w:id="19" w:date="2026-09-01T00:40:41Z">
        <w:r w:rsidDel="00000000" w:rsidR="00000000" w:rsidRPr="00000000">
          <w:rPr>
            <w:rtl w:val="0"/>
          </w:rPr>
          <w:t xml:space="preserve">consent/withdrawal</w:t>
        </w:r>
      </w:ins>
    </w:p>
    <w:p w:rsidR="00000000" w:rsidDel="00000000" w:rsidP="00000000" w:rsidRDefault="00000000" w:rsidRPr="00000000" w14:paraId="00000225">
      <w:pPr>
        <w:numPr>
          <w:ilvl w:val="0"/>
          <w:numId w:val="21"/>
        </w:numPr>
        <w:spacing w:after="0" w:afterAutospacing="0" w:before="0" w:beforeAutospacing="0" w:lineRule="auto"/>
        <w:ind w:left="720" w:hanging="360"/>
        <w:rPr>
          <w:ins w:author="ABM Russel" w:id="19" w:date="2026-09-01T00:40:41Z"/>
        </w:rPr>
      </w:pPr>
      <w:ins w:author="ABM Russel" w:id="19" w:date="2026-09-01T00:40:41Z">
        <w:r w:rsidDel="00000000" w:rsidR="00000000" w:rsidRPr="00000000">
          <w:rPr>
            <w:rtl w:val="0"/>
          </w:rPr>
          <w:t xml:space="preserve">Scenario consensus/ambiguity classification (from RO4)</w:t>
        </w:r>
      </w:ins>
    </w:p>
    <w:p w:rsidR="00000000" w:rsidDel="00000000" w:rsidP="00000000" w:rsidRDefault="00000000" w:rsidRPr="00000000" w14:paraId="00000226">
      <w:pPr>
        <w:numPr>
          <w:ilvl w:val="1"/>
          <w:numId w:val="21"/>
        </w:numPr>
        <w:spacing w:after="0" w:afterAutospacing="0" w:before="0" w:beforeAutospacing="0" w:lineRule="auto"/>
        <w:ind w:left="1440" w:hanging="360"/>
        <w:rPr>
          <w:ins w:author="ABM Russel" w:id="19" w:date="2026-09-01T00:40:41Z"/>
        </w:rPr>
      </w:pPr>
      <w:ins w:author="ABM Russel" w:id="19" w:date="2026-09-01T00:40:41Z">
        <w:r w:rsidDel="00000000" w:rsidR="00000000" w:rsidRPr="00000000">
          <w:rPr>
            <w:rtl w:val="0"/>
          </w:rPr>
          <w:t xml:space="preserve">System needs some way to distinguish between:</w:t>
        </w:r>
      </w:ins>
    </w:p>
    <w:p w:rsidR="00000000" w:rsidDel="00000000" w:rsidP="00000000" w:rsidRDefault="00000000" w:rsidRPr="00000000" w14:paraId="00000227">
      <w:pPr>
        <w:numPr>
          <w:ilvl w:val="2"/>
          <w:numId w:val="21"/>
        </w:numPr>
        <w:spacing w:after="0" w:afterAutospacing="0" w:before="0" w:beforeAutospacing="0" w:lineRule="auto"/>
        <w:ind w:left="2160" w:hanging="360"/>
        <w:rPr>
          <w:ins w:author="ABM Russel" w:id="19" w:date="2026-09-01T00:40:41Z"/>
        </w:rPr>
      </w:pPr>
      <w:ins w:author="ABM Russel" w:id="19" w:date="2026-09-01T00:40:41Z">
        <w:r w:rsidDel="00000000" w:rsidR="00000000" w:rsidRPr="00000000">
          <w:rPr>
            <w:rtl w:val="0"/>
          </w:rPr>
          <w:t xml:space="preserve">High-consensus scenario (high expert consensus on ethically preferred decision)</w:t>
        </w:r>
      </w:ins>
    </w:p>
    <w:p w:rsidR="00000000" w:rsidDel="00000000" w:rsidP="00000000" w:rsidRDefault="00000000" w:rsidRPr="00000000" w14:paraId="00000228">
      <w:pPr>
        <w:numPr>
          <w:ilvl w:val="2"/>
          <w:numId w:val="21"/>
        </w:numPr>
        <w:spacing w:after="240" w:before="0" w:beforeAutospacing="0" w:lineRule="auto"/>
        <w:ind w:left="2160" w:hanging="360"/>
        <w:rPr>
          <w:ins w:author="ABM Russel" w:id="19" w:date="2026-09-01T00:40:41Z"/>
        </w:rPr>
      </w:pPr>
      <w:ins w:author="ABM Russel" w:id="19" w:date="2026-09-01T00:40:41Z">
        <w:r w:rsidDel="00000000" w:rsidR="00000000" w:rsidRPr="00000000">
          <w:rPr>
            <w:rtl w:val="0"/>
          </w:rPr>
          <w:t xml:space="preserve">ambiguous/contested scenario (potential disagreement about preferred decision)</w:t>
        </w:r>
      </w:ins>
    </w:p>
    <w:p w:rsidR="00000000" w:rsidDel="00000000" w:rsidP="00000000" w:rsidRDefault="00000000" w:rsidRPr="00000000" w14:paraId="00000229">
      <w:pPr>
        <w:spacing w:after="240" w:before="240" w:lineRule="auto"/>
        <w:rPr>
          <w:ins w:author="ABM Russel" w:id="19" w:date="2026-09-01T00:40:41Z"/>
          <w:b w:val="1"/>
          <w:bCs w:val="1"/>
        </w:rPr>
      </w:pPr>
      <w:ins w:author="ABM Russel" w:id="19" w:date="2026-09-01T00:40:41Z">
        <w:r w:rsidDel="00000000" w:rsidR="00000000" w:rsidRPr="00000000">
          <w:rPr>
            <w:b w:val="1"/>
            <w:bCs w:val="1"/>
            <w:rtl w:val="0"/>
          </w:rPr>
          <w:t xml:space="preserve">NFR: </w:t>
        </w:r>
      </w:ins>
    </w:p>
    <w:p w:rsidR="00000000" w:rsidDel="00000000" w:rsidP="00000000" w:rsidRDefault="00000000" w:rsidRPr="00000000" w14:paraId="0000022A">
      <w:pPr>
        <w:numPr>
          <w:ilvl w:val="0"/>
          <w:numId w:val="9"/>
        </w:numPr>
        <w:spacing w:after="0" w:afterAutospacing="0" w:before="240" w:lineRule="auto"/>
        <w:ind w:left="720" w:hanging="360"/>
        <w:rPr>
          <w:ins w:author="ABM Russel" w:id="19" w:date="2026-09-01T00:40:41Z"/>
        </w:rPr>
      </w:pPr>
      <w:ins w:author="ABM Russel" w:id="19" w:date="2026-09-01T00:40:41Z">
        <w:r w:rsidDel="00000000" w:rsidR="00000000" w:rsidRPr="00000000">
          <w:rPr>
            <w:rtl w:val="0"/>
          </w:rPr>
          <w:t xml:space="preserve">Data integrity </w:t>
        </w:r>
      </w:ins>
    </w:p>
    <w:p w:rsidR="00000000" w:rsidDel="00000000" w:rsidP="00000000" w:rsidRDefault="00000000" w:rsidRPr="00000000" w14:paraId="0000022B">
      <w:pPr>
        <w:numPr>
          <w:ilvl w:val="0"/>
          <w:numId w:val="9"/>
        </w:numPr>
        <w:spacing w:after="0" w:afterAutospacing="0" w:before="0" w:beforeAutospacing="0" w:lineRule="auto"/>
        <w:ind w:left="720" w:hanging="360"/>
        <w:rPr>
          <w:ins w:author="ABM Russel" w:id="19" w:date="2026-09-01T00:40:41Z"/>
        </w:rPr>
      </w:pPr>
      <w:ins w:author="ABM Russel" w:id="19" w:date="2026-09-01T00:40:41Z">
        <w:r w:rsidDel="00000000" w:rsidR="00000000" w:rsidRPr="00000000">
          <w:rPr>
            <w:rtl w:val="0"/>
          </w:rPr>
          <w:t xml:space="preserve">Latency</w:t>
        </w:r>
      </w:ins>
    </w:p>
    <w:p w:rsidR="00000000" w:rsidDel="00000000" w:rsidP="00000000" w:rsidRDefault="00000000" w:rsidRPr="00000000" w14:paraId="0000022C">
      <w:pPr>
        <w:numPr>
          <w:ilvl w:val="0"/>
          <w:numId w:val="9"/>
        </w:numPr>
        <w:spacing w:after="0" w:afterAutospacing="0" w:before="0" w:beforeAutospacing="0" w:lineRule="auto"/>
        <w:ind w:left="720" w:hanging="360"/>
        <w:rPr>
          <w:ins w:author="ABM Russel" w:id="19" w:date="2026-09-01T00:40:41Z"/>
        </w:rPr>
      </w:pPr>
      <w:ins w:author="ABM Russel" w:id="19" w:date="2026-09-01T00:40:41Z">
        <w:r w:rsidDel="00000000" w:rsidR="00000000" w:rsidRPr="00000000">
          <w:rPr>
            <w:rtl w:val="0"/>
          </w:rPr>
          <w:t xml:space="preserve">privacy/anonymization</w:t>
        </w:r>
      </w:ins>
    </w:p>
    <w:p w:rsidR="00000000" w:rsidDel="00000000" w:rsidP="00000000" w:rsidRDefault="00000000" w:rsidRPr="00000000" w14:paraId="0000022D">
      <w:pPr>
        <w:numPr>
          <w:ilvl w:val="0"/>
          <w:numId w:val="9"/>
        </w:numPr>
        <w:spacing w:after="0" w:afterAutospacing="0" w:before="0" w:beforeAutospacing="0" w:lineRule="auto"/>
        <w:ind w:left="720" w:hanging="360"/>
        <w:rPr>
          <w:ins w:author="ABM Russel" w:id="19" w:date="2026-09-01T00:40:41Z"/>
        </w:rPr>
      </w:pPr>
      <w:ins w:author="ABM Russel" w:id="19" w:date="2026-09-01T00:40:41Z">
        <w:r w:rsidDel="00000000" w:rsidR="00000000" w:rsidRPr="00000000">
          <w:rPr>
            <w:rtl w:val="0"/>
          </w:rPr>
          <w:t xml:space="preserve">Reliability</w:t>
        </w:r>
      </w:ins>
    </w:p>
    <w:p w:rsidR="00000000" w:rsidDel="00000000" w:rsidP="00000000" w:rsidRDefault="00000000" w:rsidRPr="00000000" w14:paraId="0000022E">
      <w:pPr>
        <w:numPr>
          <w:ilvl w:val="0"/>
          <w:numId w:val="9"/>
        </w:numPr>
        <w:spacing w:after="0" w:afterAutospacing="0" w:before="0" w:beforeAutospacing="0" w:lineRule="auto"/>
        <w:ind w:left="720" w:hanging="360"/>
        <w:rPr>
          <w:ins w:author="ABM Russel" w:id="19" w:date="2026-09-01T00:40:41Z"/>
        </w:rPr>
      </w:pPr>
      <w:ins w:author="ABM Russel" w:id="19" w:date="2026-09-01T00:40:41Z">
        <w:r w:rsidDel="00000000" w:rsidR="00000000" w:rsidRPr="00000000">
          <w:rPr>
            <w:rtl w:val="0"/>
          </w:rPr>
          <w:t xml:space="preserve">Reproducibility</w:t>
        </w:r>
      </w:ins>
    </w:p>
    <w:p w:rsidR="00000000" w:rsidDel="00000000" w:rsidP="00000000" w:rsidRDefault="00000000" w:rsidRPr="00000000" w14:paraId="0000022F">
      <w:pPr>
        <w:numPr>
          <w:ilvl w:val="1"/>
          <w:numId w:val="9"/>
        </w:numPr>
        <w:spacing w:after="0" w:afterAutospacing="0" w:before="0" w:beforeAutospacing="0" w:lineRule="auto"/>
        <w:ind w:left="1440" w:hanging="360"/>
        <w:rPr>
          <w:ins w:author="ABM Russel" w:id="19" w:date="2026-09-01T00:40:41Z"/>
        </w:rPr>
      </w:pPr>
      <w:ins w:author="ABM Russel" w:id="19" w:date="2026-09-01T00:40:41Z">
        <w:r w:rsidDel="00000000" w:rsidR="00000000" w:rsidRPr="00000000">
          <w:rPr>
            <w:rtl w:val="0"/>
          </w:rPr>
          <w:t xml:space="preserve">auditability/traceability: we need to reconstruct which scenario/condition/agent outputs led to each participant response.</w:t>
        </w:r>
      </w:ins>
    </w:p>
    <w:p w:rsidR="00000000" w:rsidDel="00000000" w:rsidP="00000000" w:rsidRDefault="00000000" w:rsidRPr="00000000" w14:paraId="00000230">
      <w:pPr>
        <w:numPr>
          <w:ilvl w:val="0"/>
          <w:numId w:val="9"/>
        </w:numPr>
        <w:spacing w:after="0" w:afterAutospacing="0" w:before="0" w:beforeAutospacing="0" w:lineRule="auto"/>
        <w:ind w:left="720" w:hanging="360"/>
        <w:rPr>
          <w:ins w:author="ABM Russel" w:id="19" w:date="2026-09-01T00:40:41Z"/>
        </w:rPr>
      </w:pPr>
      <w:ins w:author="ABM Russel" w:id="19" w:date="2026-09-01T00:40:41Z">
        <w:r w:rsidDel="00000000" w:rsidR="00000000" w:rsidRPr="00000000">
          <w:rPr>
            <w:rtl w:val="0"/>
          </w:rPr>
          <w:t xml:space="preserve">usability parity</w:t>
        </w:r>
      </w:ins>
    </w:p>
    <w:p w:rsidR="00000000" w:rsidDel="00000000" w:rsidP="00000000" w:rsidRDefault="00000000" w:rsidRPr="00000000" w14:paraId="00000231">
      <w:pPr>
        <w:numPr>
          <w:ilvl w:val="0"/>
          <w:numId w:val="9"/>
        </w:numPr>
        <w:spacing w:after="0" w:afterAutospacing="0" w:before="0" w:beforeAutospacing="0" w:lineRule="auto"/>
        <w:ind w:left="720" w:hanging="360"/>
        <w:rPr>
          <w:ins w:author="ABM Russel" w:id="19" w:date="2026-09-01T00:40:41Z"/>
        </w:rPr>
      </w:pPr>
      <w:ins w:author="ABM Russel" w:id="19" w:date="2026-09-01T00:40:41Z">
        <w:r w:rsidDel="00000000" w:rsidR="00000000" w:rsidRPr="00000000">
          <w:rPr>
            <w:rtl w:val="0"/>
          </w:rPr>
          <w:t xml:space="preserve">Security</w:t>
        </w:r>
      </w:ins>
    </w:p>
    <w:p w:rsidR="00000000" w:rsidDel="00000000" w:rsidP="00000000" w:rsidRDefault="00000000" w:rsidRPr="00000000" w14:paraId="00000232">
      <w:pPr>
        <w:numPr>
          <w:ilvl w:val="0"/>
          <w:numId w:val="9"/>
        </w:numPr>
        <w:spacing w:after="0" w:afterAutospacing="0" w:before="0" w:beforeAutospacing="0" w:lineRule="auto"/>
        <w:ind w:left="720" w:hanging="360"/>
        <w:rPr>
          <w:ins w:author="ABM Russel" w:id="19" w:date="2026-09-01T00:40:41Z"/>
        </w:rPr>
      </w:pPr>
      <w:ins w:author="ABM Russel" w:id="19" w:date="2026-09-01T00:40:41Z">
        <w:r w:rsidDel="00000000" w:rsidR="00000000" w:rsidRPr="00000000">
          <w:rPr>
            <w:rtl w:val="0"/>
          </w:rPr>
          <w:t xml:space="preserve">Maintainability</w:t>
        </w:r>
      </w:ins>
    </w:p>
    <w:p w:rsidR="00000000" w:rsidDel="00000000" w:rsidP="00000000" w:rsidRDefault="00000000" w:rsidRPr="00000000" w14:paraId="00000233">
      <w:pPr>
        <w:numPr>
          <w:ilvl w:val="0"/>
          <w:numId w:val="9"/>
        </w:numPr>
        <w:spacing w:after="0" w:afterAutospacing="0" w:before="0" w:beforeAutospacing="0" w:lineRule="auto"/>
        <w:ind w:left="720" w:hanging="360"/>
        <w:rPr>
          <w:ins w:author="ABM Russel" w:id="19" w:date="2026-09-01T00:40:41Z"/>
        </w:rPr>
      </w:pPr>
      <w:ins w:author="ABM Russel" w:id="19" w:date="2026-09-01T00:40:41Z">
        <w:r w:rsidDel="00000000" w:rsidR="00000000" w:rsidRPr="00000000">
          <w:rPr>
            <w:rtl w:val="0"/>
          </w:rPr>
          <w:t xml:space="preserve">Experimental consistency (ensuring experimental conditions differ only in intended manipulation)</w:t>
        </w:r>
      </w:ins>
    </w:p>
    <w:p w:rsidR="00000000" w:rsidDel="00000000" w:rsidP="00000000" w:rsidRDefault="00000000" w:rsidRPr="00000000" w14:paraId="00000234">
      <w:pPr>
        <w:numPr>
          <w:ilvl w:val="0"/>
          <w:numId w:val="9"/>
        </w:numPr>
        <w:spacing w:after="0" w:afterAutospacing="0" w:before="0" w:beforeAutospacing="0" w:lineRule="auto"/>
        <w:ind w:left="720" w:hanging="360"/>
        <w:rPr>
          <w:ins w:author="ABM Russel" w:id="19" w:date="2026-09-01T00:40:41Z"/>
        </w:rPr>
      </w:pPr>
      <w:ins w:author="ABM Russel" w:id="19" w:date="2026-09-01T00:40:41Z">
        <w:r w:rsidDel="00000000" w:rsidR="00000000" w:rsidRPr="00000000">
          <w:rPr>
            <w:rtl w:val="0"/>
          </w:rPr>
          <w:t xml:space="preserve">AI response consistency/controllability (our experiment needs control over AI outputs so the intended experimental condition actually occurs)</w:t>
        </w:r>
      </w:ins>
    </w:p>
    <w:p w:rsidR="00000000" w:rsidDel="00000000" w:rsidP="00000000" w:rsidRDefault="00000000" w:rsidRPr="00000000" w14:paraId="00000235">
      <w:pPr>
        <w:numPr>
          <w:ilvl w:val="0"/>
          <w:numId w:val="9"/>
        </w:numPr>
        <w:spacing w:after="240" w:before="0" w:beforeAutospacing="0" w:lineRule="auto"/>
        <w:ind w:left="720" w:hanging="360"/>
        <w:rPr>
          <w:ins w:author="ABM Russel" w:id="19" w:date="2026-09-01T00:40:41Z"/>
        </w:rPr>
        <w:sectPr>
          <w:type w:val="nextPage"/>
          <w:pgSz w:h="16834" w:w="11909" w:orient="portrait"/>
          <w:pgMar w:bottom="1440" w:top="1440" w:left="1440" w:right="1440" w:header="720" w:footer="720"/>
          <w:pgNumType w:start="1"/>
        </w:sectPr>
      </w:pPr>
      <w:ins w:author="ABM Russel" w:id="19" w:date="2026-09-01T00:40:41Z">
        <w:r w:rsidDel="00000000" w:rsidR="00000000" w:rsidRPr="00000000">
          <w:rPr>
            <w:rtl w:val="0"/>
          </w:rPr>
          <w:t xml:space="preserve">Accessibility</w:t>
        </w:r>
      </w:ins>
    </w:p>
    <w:p w:rsidR="00000000" w:rsidDel="00000000" w:rsidP="00000000" w:rsidRDefault="00000000" w:rsidRPr="00000000" w14:paraId="00000236">
      <w:pPr>
        <w:spacing w:after="240" w:before="240" w:lineRule="auto"/>
        <w:rPr>
          <w:ins w:author="ABM Russel" w:id="19" w:date="2026-09-01T00:40:41Z"/>
          <w:b w:val="1"/>
          <w:bCs w:val="1"/>
        </w:rPr>
      </w:pPr>
      <w:ins w:author="ABM Russel" w:id="19" w:date="2026-09-01T00:40:41Z">
        <w:r w:rsidDel="00000000" w:rsidR="00000000" w:rsidRPr="00000000">
          <w:rPr>
            <w:b w:val="1"/>
            <w:bCs w:val="1"/>
            <w:rtl w:val="0"/>
          </w:rPr>
          <w:t xml:space="preserve">Preliminary Mockup:</w:t>
        </w:r>
      </w:ins>
    </w:p>
    <w:p w:rsidR="00000000" w:rsidDel="00000000" w:rsidP="00000000" w:rsidRDefault="00000000" w:rsidRPr="00000000" w14:paraId="00000237">
      <w:pPr>
        <w:spacing w:after="240" w:before="240" w:lineRule="auto"/>
        <w:rPr>
          <w:ins w:author="ABM Russel" w:id="19" w:date="2026-09-01T00:40:41Z"/>
        </w:rPr>
      </w:pPr>
      <w:ins w:author="ABM Russel" w:id="19" w:date="2026-09-01T00:40:41Z">
        <w:r w:rsidDel="00000000" w:rsidR="00000000" w:rsidRPr="00000000">
          <w:rPr>
            <w:rtl w:val="0"/>
          </w:rPr>
          <w:t xml:space="preserve">Flow: engineering ethics scenario → participant makes a decision → multi agent AI provides advice → participant can reconsider → final decision → collect measures</w:t>
        </w:r>
        <w:r w:rsidDel="00000000" w:rsidR="00000000" w:rsidRPr="00000000">
          <w:drawing>
            <wp:anchor allowOverlap="1" behindDoc="1" distB="114300" distT="114300" distL="114300" distR="114300" hidden="0" layoutInCell="1" locked="0" relativeHeight="0" simplePos="0">
              <wp:simplePos x="0" y="0"/>
              <wp:positionH relativeFrom="column">
                <wp:posOffset>3339</wp:posOffset>
              </wp:positionH>
              <wp:positionV relativeFrom="paragraph">
                <wp:posOffset>369475</wp:posOffset>
              </wp:positionV>
              <wp:extent cx="8863200" cy="5905500"/>
              <wp:effectExtent b="0" l="0" r="0" t="0"/>
              <wp:wrapNone/>
              <wp:docPr id="5"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8863200" cy="5905500"/>
                      </a:xfrm>
                      <a:prstGeom prst="rect"/>
                      <a:ln/>
                    </pic:spPr>
                  </pic:pic>
                </a:graphicData>
              </a:graphic>
            </wp:anchor>
          </w:drawing>
        </w:r>
      </w:ins>
    </w:p>
    <w:p w:rsidR="00000000" w:rsidDel="00000000" w:rsidP="00000000" w:rsidRDefault="00000000" w:rsidRPr="00000000" w14:paraId="00000238">
      <w:pPr>
        <w:spacing w:after="240" w:before="240" w:lineRule="auto"/>
        <w:rPr>
          <w:ins w:author="ABM Russel" w:id="19" w:date="2026-09-01T00:40:41Z"/>
        </w:rPr>
      </w:pPr>
      <w:ins w:author="ABM Russel" w:id="19" w:date="2026-09-01T00:40:41Z">
        <w:r w:rsidDel="00000000" w:rsidR="00000000" w:rsidRPr="00000000">
          <w:rPr>
            <w:rtl w:val="0"/>
          </w:rPr>
        </w:r>
      </w:ins>
    </w:p>
    <w:p w:rsidR="00000000" w:rsidDel="00000000" w:rsidP="00000000" w:rsidRDefault="00000000" w:rsidRPr="00000000" w14:paraId="00000239">
      <w:pPr>
        <w:spacing w:after="240" w:before="240" w:lineRule="auto"/>
        <w:rPr>
          <w:ins w:author="ABM Russel" w:id="19" w:date="2026-09-01T00:40:41Z"/>
        </w:rPr>
      </w:pPr>
      <w:ins w:author="ABM Russel" w:id="19" w:date="2026-09-01T00:40:41Z">
        <w:r w:rsidDel="00000000" w:rsidR="00000000" w:rsidRPr="00000000">
          <w:rPr>
            <w:rtl w:val="0"/>
          </w:rPr>
        </w:r>
      </w:ins>
    </w:p>
    <w:p w:rsidR="00000000" w:rsidDel="00000000" w:rsidP="00000000" w:rsidRDefault="00000000" w:rsidRPr="00000000" w14:paraId="0000023A">
      <w:pPr>
        <w:spacing w:after="240" w:before="240" w:lineRule="auto"/>
        <w:rPr>
          <w:ins w:author="ABM Russel" w:id="19" w:date="2026-09-01T00:40:41Z"/>
        </w:rPr>
      </w:pPr>
      <w:ins w:author="ABM Russel" w:id="19" w:date="2026-09-01T00:40:41Z">
        <w:r w:rsidDel="00000000" w:rsidR="00000000" w:rsidRPr="00000000">
          <w:rPr>
            <w:rtl w:val="0"/>
          </w:rPr>
        </w:r>
      </w:ins>
    </w:p>
    <w:p w:rsidR="00000000" w:rsidDel="00000000" w:rsidP="00000000" w:rsidRDefault="00000000" w:rsidRPr="00000000" w14:paraId="0000023B">
      <w:pPr>
        <w:spacing w:after="240" w:before="240" w:lineRule="auto"/>
        <w:rPr>
          <w:ins w:author="ABM Russel" w:id="19" w:date="2026-09-01T00:40:41Z"/>
        </w:rPr>
      </w:pPr>
      <w:ins w:author="ABM Russel" w:id="19" w:date="2026-09-01T00:40:41Z">
        <w:r w:rsidDel="00000000" w:rsidR="00000000" w:rsidRPr="00000000">
          <w:rPr>
            <w:rtl w:val="0"/>
          </w:rPr>
        </w:r>
      </w:ins>
    </w:p>
    <w:p w:rsidR="00000000" w:rsidDel="00000000" w:rsidP="00000000" w:rsidRDefault="00000000" w:rsidRPr="00000000" w14:paraId="0000023C">
      <w:pPr>
        <w:spacing w:after="240" w:before="240" w:lineRule="auto"/>
        <w:rPr>
          <w:ins w:author="ABM Russel" w:id="19" w:date="2026-09-01T00:40:41Z"/>
        </w:rPr>
      </w:pPr>
      <w:ins w:author="ABM Russel" w:id="19" w:date="2026-09-01T00:40:41Z">
        <w:r w:rsidDel="00000000" w:rsidR="00000000" w:rsidRPr="00000000">
          <w:rPr>
            <w:rtl w:val="0"/>
          </w:rPr>
        </w:r>
      </w:ins>
    </w:p>
    <w:p w:rsidR="00000000" w:rsidDel="00000000" w:rsidP="00000000" w:rsidRDefault="00000000" w:rsidRPr="00000000" w14:paraId="0000023D">
      <w:pPr>
        <w:spacing w:after="240" w:before="240" w:lineRule="auto"/>
        <w:rPr>
          <w:ins w:author="ABM Russel" w:id="19" w:date="2026-09-01T00:40:41Z"/>
        </w:rPr>
      </w:pPr>
      <w:ins w:author="ABM Russel" w:id="19" w:date="2026-09-01T00:40:41Z">
        <w:r w:rsidDel="00000000" w:rsidR="00000000" w:rsidRPr="00000000">
          <w:rPr>
            <w:rtl w:val="0"/>
          </w:rPr>
        </w:r>
      </w:ins>
    </w:p>
    <w:p w:rsidR="00000000" w:rsidDel="00000000" w:rsidP="00000000" w:rsidRDefault="00000000" w:rsidRPr="00000000" w14:paraId="0000023E">
      <w:pPr>
        <w:spacing w:after="240" w:before="240" w:lineRule="auto"/>
        <w:rPr>
          <w:ins w:author="ABM Russel" w:id="19" w:date="2026-09-01T00:40:41Z"/>
        </w:rPr>
      </w:pPr>
      <w:ins w:author="ABM Russel" w:id="19" w:date="2026-09-01T00:40:41Z">
        <w:r w:rsidDel="00000000" w:rsidR="00000000" w:rsidRPr="00000000">
          <w:rPr>
            <w:rtl w:val="0"/>
          </w:rPr>
        </w:r>
      </w:ins>
    </w:p>
    <w:p w:rsidR="00000000" w:rsidDel="00000000" w:rsidP="00000000" w:rsidRDefault="00000000" w:rsidRPr="00000000" w14:paraId="0000023F">
      <w:pPr>
        <w:spacing w:after="240" w:before="240" w:lineRule="auto"/>
        <w:rPr>
          <w:ins w:author="ABM Russel" w:id="19" w:date="2026-09-01T00:40:41Z"/>
        </w:rPr>
      </w:pPr>
      <w:ins w:author="ABM Russel" w:id="19" w:date="2026-09-01T00:40:41Z">
        <w:r w:rsidDel="00000000" w:rsidR="00000000" w:rsidRPr="00000000">
          <w:rPr>
            <w:rtl w:val="0"/>
          </w:rPr>
        </w:r>
      </w:ins>
    </w:p>
    <w:p w:rsidR="00000000" w:rsidDel="00000000" w:rsidP="00000000" w:rsidRDefault="00000000" w:rsidRPr="00000000" w14:paraId="00000240">
      <w:pPr>
        <w:spacing w:after="240" w:before="240" w:lineRule="auto"/>
        <w:rPr>
          <w:ins w:author="ABM Russel" w:id="19" w:date="2026-09-01T00:40:41Z"/>
        </w:rPr>
      </w:pPr>
      <w:ins w:author="ABM Russel" w:id="19" w:date="2026-09-01T00:40:41Z">
        <w:r w:rsidDel="00000000" w:rsidR="00000000" w:rsidRPr="00000000">
          <w:rPr>
            <w:rtl w:val="0"/>
          </w:rPr>
        </w:r>
      </w:ins>
    </w:p>
    <w:p w:rsidR="00000000" w:rsidDel="00000000" w:rsidP="00000000" w:rsidRDefault="00000000" w:rsidRPr="00000000" w14:paraId="00000241">
      <w:pPr>
        <w:spacing w:after="240" w:before="240" w:lineRule="auto"/>
        <w:rPr>
          <w:ins w:author="ABM Russel" w:id="19" w:date="2026-09-01T00:40:41Z"/>
        </w:rPr>
      </w:pPr>
      <w:ins w:author="ABM Russel" w:id="19" w:date="2026-09-01T00:40:41Z">
        <w:r w:rsidDel="00000000" w:rsidR="00000000" w:rsidRPr="00000000">
          <w:rPr>
            <w:rtl w:val="0"/>
          </w:rPr>
        </w:r>
      </w:ins>
    </w:p>
    <w:p w:rsidR="00000000" w:rsidDel="00000000" w:rsidP="00000000" w:rsidRDefault="00000000" w:rsidRPr="00000000" w14:paraId="00000242">
      <w:pPr>
        <w:spacing w:after="240" w:before="240" w:lineRule="auto"/>
        <w:rPr>
          <w:ins w:author="ABM Russel" w:id="19" w:date="2026-09-01T00:40:41Z"/>
        </w:rPr>
      </w:pPr>
      <w:ins w:author="ABM Russel" w:id="19" w:date="2026-09-01T00:40:41Z">
        <w:r w:rsidDel="00000000" w:rsidR="00000000" w:rsidRPr="00000000">
          <w:rPr>
            <w:rtl w:val="0"/>
          </w:rPr>
        </w:r>
      </w:ins>
    </w:p>
    <w:p w:rsidR="00000000" w:rsidDel="00000000" w:rsidP="00000000" w:rsidRDefault="00000000" w:rsidRPr="00000000" w14:paraId="00000243">
      <w:pPr>
        <w:spacing w:after="240" w:before="240" w:lineRule="auto"/>
        <w:rPr>
          <w:ins w:author="ABM Russel" w:id="19" w:date="2026-09-01T00:40:41Z"/>
        </w:rPr>
      </w:pPr>
      <w:ins w:author="ABM Russel" w:id="19" w:date="2026-09-01T00:40:41Z">
        <w:r w:rsidDel="00000000" w:rsidR="00000000" w:rsidRPr="00000000">
          <w:rPr>
            <w:rtl w:val="0"/>
          </w:rPr>
        </w:r>
      </w:ins>
    </w:p>
    <w:p w:rsidR="00000000" w:rsidDel="00000000" w:rsidP="00000000" w:rsidRDefault="00000000" w:rsidRPr="00000000" w14:paraId="00000244">
      <w:pPr>
        <w:spacing w:after="240" w:before="240" w:lineRule="auto"/>
        <w:rPr>
          <w:ins w:author="ABM Russel" w:id="19" w:date="2026-09-01T00:40:41Z"/>
        </w:rPr>
      </w:pPr>
      <w:ins w:author="ABM Russel" w:id="19" w:date="2026-09-01T00:40:41Z">
        <w:r w:rsidDel="00000000" w:rsidR="00000000" w:rsidRPr="00000000">
          <w:rPr>
            <w:rtl w:val="0"/>
          </w:rPr>
        </w:r>
      </w:ins>
    </w:p>
    <w:p w:rsidR="00000000" w:rsidDel="00000000" w:rsidP="00000000" w:rsidRDefault="00000000" w:rsidRPr="00000000" w14:paraId="00000245">
      <w:pPr>
        <w:spacing w:after="240" w:before="240" w:lineRule="auto"/>
        <w:rPr>
          <w:ins w:author="ABM Russel" w:id="19" w:date="2026-09-01T00:40:41Z"/>
        </w:rPr>
      </w:pPr>
      <w:ins w:author="ABM Russel" w:id="19" w:date="2026-09-01T00:40:41Z">
        <w:r w:rsidDel="00000000" w:rsidR="00000000" w:rsidRPr="00000000">
          <w:rPr>
            <w:rtl w:val="0"/>
          </w:rPr>
        </w:r>
      </w:ins>
    </w:p>
    <w:p w:rsidR="00000000" w:rsidDel="00000000" w:rsidP="00000000" w:rsidRDefault="00000000" w:rsidRPr="00000000" w14:paraId="00000246">
      <w:pPr>
        <w:spacing w:after="240" w:before="240" w:lineRule="auto"/>
        <w:rPr>
          <w:ins w:author="ABM Russel" w:id="19" w:date="2026-09-01T00:40:41Z"/>
        </w:rPr>
      </w:pPr>
      <w:ins w:author="ABM Russel" w:id="19" w:date="2026-09-01T00:40:41Z">
        <w:r w:rsidDel="00000000" w:rsidR="00000000" w:rsidRPr="00000000">
          <w:rPr/>
          <w:drawing>
            <wp:inline distB="114300" distT="114300" distL="114300" distR="114300">
              <wp:extent cx="8863200" cy="4178300"/>
              <wp:effectExtent b="0" l="0" r="0" t="0"/>
              <wp:docPr id="1"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8863200" cy="4178300"/>
                      </a:xfrm>
                      <a:prstGeom prst="rect"/>
                      <a:ln/>
                    </pic:spPr>
                  </pic:pic>
                </a:graphicData>
              </a:graphic>
            </wp:inline>
          </w:drawing>
        </w:r>
        <w:r w:rsidDel="00000000" w:rsidR="00000000" w:rsidRPr="00000000">
          <w:rPr>
            <w:rtl w:val="0"/>
          </w:rPr>
        </w:r>
      </w:ins>
    </w:p>
    <w:p w:rsidR="00000000" w:rsidDel="00000000" w:rsidP="00000000" w:rsidRDefault="00000000" w:rsidRPr="00000000" w14:paraId="00000247">
      <w:pPr>
        <w:spacing w:after="240" w:before="240" w:lineRule="auto"/>
        <w:rPr>
          <w:ins w:author="ABM Russel" w:id="19" w:date="2026-09-01T00:40:41Z"/>
        </w:rPr>
        <w:sectPr>
          <w:type w:val="nextPage"/>
          <w:pgSz w:h="11909" w:w="16834" w:orient="landscape"/>
          <w:pgMar w:bottom="1440.0000000000002" w:top="1440.0000000000002" w:left="1440.0000000000002" w:right="1440.0000000000002" w:header="720" w:footer="720"/>
        </w:sectPr>
      </w:pPr>
      <w:ins w:author="ABM Russel" w:id="19" w:date="2026-09-01T00:40:41Z">
        <w:r w:rsidDel="00000000" w:rsidR="00000000" w:rsidRPr="00000000">
          <w:rPr/>
          <w:drawing>
            <wp:inline distB="114300" distT="114300" distL="114300" distR="114300">
              <wp:extent cx="8863200" cy="4978400"/>
              <wp:effectExtent b="0" l="0" r="0" t="0"/>
              <wp:docPr id="11"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8863200" cy="4978400"/>
                      </a:xfrm>
                      <a:prstGeom prst="rect"/>
                      <a:ln/>
                    </pic:spPr>
                  </pic:pic>
                </a:graphicData>
              </a:graphic>
            </wp:inline>
          </w:drawing>
        </w:r>
        <w:r w:rsidDel="00000000" w:rsidR="00000000" w:rsidRPr="00000000">
          <w:rPr>
            <w:rtl w:val="0"/>
          </w:rPr>
        </w:r>
      </w:ins>
    </w:p>
    <w:p w:rsidR="00000000" w:rsidDel="00000000" w:rsidP="00000000" w:rsidRDefault="00000000" w:rsidRPr="00000000" w14:paraId="00000248">
      <w:pPr>
        <w:rPr>
          <w:ins w:author="ABM Russel" w:id="19" w:date="2026-09-01T00:40:41Z"/>
          <w:b w:val="1"/>
          <w:bCs w:val="1"/>
          <w:highlight w:val="yellow"/>
        </w:rPr>
      </w:pPr>
      <w:ins w:author="ABM Russel" w:id="19" w:date="2026-09-01T00:40:41Z">
        <w:r w:rsidDel="00000000" w:rsidR="00000000" w:rsidRPr="00000000">
          <w:rPr>
            <w:rtl w:val="0"/>
          </w:rPr>
          <w:t xml:space="preserve">Ethics application : </w:t>
        </w:r>
        <w:r w:rsidDel="00000000" w:rsidR="00000000" w:rsidRPr="00000000">
          <w:rPr>
            <w:b w:val="1"/>
            <w:bCs w:val="1"/>
            <w:highlight w:val="yellow"/>
            <w:rtl w:val="0"/>
          </w:rPr>
          <w:t xml:space="preserve">Design and Development of a multi-agent AI ethics-training platform.</w:t>
        </w:r>
      </w:ins>
    </w:p>
    <w:p w:rsidR="00000000" w:rsidDel="00000000" w:rsidP="00000000" w:rsidRDefault="00000000" w:rsidRPr="00000000" w14:paraId="00000249">
      <w:pPr>
        <w:rPr>
          <w:ins w:author="ABM Russel" w:id="19" w:date="2026-09-01T00:40:41Z"/>
          <w:b w:val="1"/>
          <w:bCs w:val="1"/>
          <w:highlight w:val="yellow"/>
        </w:rPr>
      </w:pPr>
      <w:ins w:author="ABM Russel" w:id="19" w:date="2026-09-01T00:40:41Z">
        <w:r w:rsidDel="00000000" w:rsidR="00000000" w:rsidRPr="00000000">
          <w:rPr>
            <w:rtl w:val="0"/>
          </w:rPr>
        </w:r>
      </w:ins>
    </w:p>
    <w:p w:rsidR="00000000" w:rsidDel="00000000" w:rsidP="00000000" w:rsidRDefault="00000000" w:rsidRPr="00000000" w14:paraId="0000024A">
      <w:pPr>
        <w:rPr>
          <w:ins w:author="ABM Russel" w:id="19" w:date="2026-09-01T00:40:41Z"/>
          <w:b w:val="1"/>
          <w:bCs w:val="1"/>
          <w:highlight w:val="yellow"/>
        </w:rPr>
      </w:pPr>
      <w:ins w:author="ABM Russel" w:id="19" w:date="2026-09-01T00:40:41Z">
        <w:r w:rsidDel="00000000" w:rsidR="00000000" w:rsidRPr="00000000">
          <w:rPr>
            <w:b w:val="1"/>
            <w:bCs w:val="1"/>
            <w:highlight w:val="yellow"/>
            <w:rtl w:val="0"/>
          </w:rPr>
          <w:t xml:space="preserve">Consider including in the background/lit survey/related work section. </w:t>
        </w:r>
      </w:ins>
    </w:p>
    <w:p w:rsidR="00000000" w:rsidDel="00000000" w:rsidP="00000000" w:rsidRDefault="00000000" w:rsidRPr="00000000" w14:paraId="0000024B">
      <w:pPr>
        <w:rPr>
          <w:ins w:author="ABM Russel" w:id="19" w:date="2026-09-01T00:40:41Z"/>
          <w:b w:val="1"/>
          <w:bCs w:val="1"/>
          <w:highlight w:val="yellow"/>
        </w:rPr>
      </w:pPr>
      <w:ins w:author="ABM Russel" w:id="19" w:date="2026-09-01T00:40:41Z">
        <w:r w:rsidDel="00000000" w:rsidR="00000000" w:rsidRPr="00000000">
          <w:rPr>
            <w:rtl w:val="0"/>
          </w:rPr>
        </w:r>
      </w:ins>
    </w:p>
    <w:p w:rsidR="00000000" w:rsidDel="00000000" w:rsidP="00000000" w:rsidRDefault="00000000" w:rsidRPr="00000000" w14:paraId="0000024C">
      <w:pPr>
        <w:numPr>
          <w:ilvl w:val="0"/>
          <w:numId w:val="38"/>
        </w:numPr>
        <w:ind w:left="720" w:hanging="360"/>
        <w:rPr>
          <w:ins w:author="ABM Russel" w:id="19" w:date="2026-09-01T00:40:41Z"/>
        </w:rPr>
      </w:pPr>
      <w:ins w:author="ABM Russel" w:id="19" w:date="2026-09-01T00:40:41Z">
        <w:r w:rsidDel="00000000" w:rsidR="00000000" w:rsidRPr="00000000">
          <w:rPr>
            <w:color w:val="ff0000"/>
            <w:rtl w:val="0"/>
          </w:rPr>
          <w:t xml:space="preserve">Over reliance definition</w:t>
        </w:r>
        <w:r w:rsidDel="00000000" w:rsidR="00000000" w:rsidRPr="00000000">
          <w:rPr>
            <w:rtl w:val="0"/>
          </w:rPr>
          <w:t xml:space="preserve"> -  IfMath behind the calculation - need to know variables….  recursion what is your goal - &lt;10% considering constraints  </w:t>
        </w:r>
      </w:ins>
    </w:p>
    <w:p w:rsidR="00000000" w:rsidDel="00000000" w:rsidP="00000000" w:rsidRDefault="00000000" w:rsidRPr="00000000" w14:paraId="0000024D">
      <w:pPr>
        <w:numPr>
          <w:ilvl w:val="0"/>
          <w:numId w:val="38"/>
        </w:numPr>
        <w:ind w:left="720" w:hanging="360"/>
        <w:rPr>
          <w:ins w:author="ABM Russel" w:id="19" w:date="2026-09-01T00:40:41Z"/>
        </w:rPr>
      </w:pPr>
      <w:ins w:author="ABM Russel" w:id="19" w:date="2026-09-01T00:40:41Z">
        <w:r w:rsidDel="00000000" w:rsidR="00000000" w:rsidRPr="00000000">
          <w:rPr>
            <w:i w:val="1"/>
            <w:iCs w:val="1"/>
            <w:rtl w:val="0"/>
          </w:rPr>
          <w:t xml:space="preserve">Over-reliance = (number of cases where the student's final decision matches the AI's incorrect advice) ÷ (total number of cases where the AI's advice was incorrect)</w:t>
        </w:r>
      </w:ins>
    </w:p>
    <w:p w:rsidR="00000000" w:rsidDel="00000000" w:rsidP="00000000" w:rsidRDefault="00000000" w:rsidRPr="00000000" w14:paraId="0000024E">
      <w:pPr>
        <w:ind w:left="720" w:firstLine="0"/>
        <w:rPr>
          <w:ins w:author="ABM Russel" w:id="19" w:date="2026-09-01T00:40:41Z"/>
          <w:b w:val="1"/>
          <w:bCs w:val="1"/>
          <w:highlight w:val="yellow"/>
        </w:rPr>
      </w:pPr>
      <w:ins w:author="ABM Russel" w:id="19" w:date="2026-09-01T00:40:41Z">
        <w:r w:rsidDel="00000000" w:rsidR="00000000" w:rsidRPr="00000000">
          <w:rPr>
            <w:rtl w:val="0"/>
          </w:rPr>
        </w:r>
      </w:ins>
    </w:p>
    <w:p w:rsidR="00000000" w:rsidDel="00000000" w:rsidP="00000000" w:rsidRDefault="00000000" w:rsidRPr="00000000" w14:paraId="0000024F">
      <w:pPr>
        <w:rPr>
          <w:ins w:author="ABM Russel" w:id="19" w:date="2026-09-01T00:40:41Z"/>
        </w:rPr>
      </w:pPr>
      <w:ins w:author="ABM Russel" w:id="19" w:date="2026-09-01T00:40:41Z">
        <w:r w:rsidDel="00000000" w:rsidR="00000000" w:rsidRPr="00000000">
          <w:rPr>
            <w:rtl w:val="0"/>
          </w:rPr>
          <w:t xml:space="preserve">Action items</w:t>
        </w:r>
      </w:ins>
    </w:p>
    <w:p w:rsidR="00000000" w:rsidDel="00000000" w:rsidP="00000000" w:rsidRDefault="00000000" w:rsidRPr="00000000" w14:paraId="00000250">
      <w:pPr>
        <w:numPr>
          <w:ilvl w:val="0"/>
          <w:numId w:val="10"/>
        </w:numPr>
        <w:ind w:left="720" w:hanging="360"/>
        <w:rPr>
          <w:ins w:author="ABM Russel" w:id="19" w:date="2026-09-01T00:40:41Z"/>
        </w:rPr>
      </w:pPr>
      <w:ins w:author="ABM Russel" w:id="19" w:date="2026-09-01T00:40:41Z">
        <w:r w:rsidDel="00000000" w:rsidR="00000000" w:rsidRPr="00000000">
          <w:rPr>
            <w:strike w:val="1"/>
            <w:rtl w:val="0"/>
          </w:rPr>
          <w:t xml:space="preserve">Lit surveys: Create an excel spreadsheet </w:t>
        </w:r>
      </w:ins>
    </w:p>
    <w:p w:rsidR="00000000" w:rsidDel="00000000" w:rsidP="00000000" w:rsidRDefault="00000000" w:rsidRPr="00000000" w14:paraId="00000251">
      <w:pPr>
        <w:numPr>
          <w:ilvl w:val="0"/>
          <w:numId w:val="10"/>
        </w:numPr>
        <w:ind w:left="720" w:hanging="360"/>
        <w:rPr>
          <w:ins w:author="ABM Russel" w:id="19" w:date="2026-09-01T00:40:41Z"/>
        </w:rPr>
      </w:pPr>
      <w:ins w:author="ABM Russel" w:id="19" w:date="2026-09-01T00:40:41Z">
        <w:r w:rsidDel="00000000" w:rsidR="00000000" w:rsidRPr="00000000">
          <w:rPr>
            <w:rtl w:val="0"/>
          </w:rPr>
          <w:t xml:space="preserve">Start the template for W12 initial paper - 4 pages - Russel</w:t>
        </w:r>
      </w:ins>
    </w:p>
    <w:p w:rsidR="00000000" w:rsidDel="00000000" w:rsidP="00000000" w:rsidRDefault="00000000" w:rsidRPr="00000000" w14:paraId="00000252">
      <w:pPr>
        <w:numPr>
          <w:ilvl w:val="0"/>
          <w:numId w:val="10"/>
        </w:numPr>
        <w:ind w:left="720" w:hanging="360"/>
        <w:rPr>
          <w:ins w:author="ABM Russel" w:id="19" w:date="2026-09-01T00:40:41Z"/>
        </w:rPr>
      </w:pPr>
      <w:ins w:author="ABM Russel" w:id="19" w:date="2026-09-01T00:40:41Z">
        <w:r w:rsidDel="00000000" w:rsidR="00000000" w:rsidRPr="00000000">
          <w:rPr>
            <w:rtl w:val="0"/>
          </w:rPr>
          <w:t xml:space="preserve">Ethics approval MUHREC - Russel</w:t>
        </w:r>
      </w:ins>
    </w:p>
    <w:p w:rsidR="00000000" w:rsidDel="00000000" w:rsidP="00000000" w:rsidRDefault="00000000" w:rsidRPr="00000000" w14:paraId="00000253">
      <w:pPr>
        <w:numPr>
          <w:ilvl w:val="0"/>
          <w:numId w:val="10"/>
        </w:numPr>
        <w:ind w:left="720" w:hanging="360"/>
        <w:rPr>
          <w:ins w:author="ABM Russel" w:id="19" w:date="2026-09-01T00:40:41Z"/>
        </w:rPr>
      </w:pPr>
      <w:ins w:author="ABM Russel" w:id="19" w:date="2026-09-01T00:40:41Z">
        <w:r w:rsidDel="00000000" w:rsidR="00000000" w:rsidRPr="00000000">
          <w:rPr>
            <w:strike w:val="1"/>
            <w:rtl w:val="0"/>
          </w:rPr>
          <w:t xml:space="preserve">Work on objectives - add more ) </w:t>
        </w:r>
      </w:ins>
    </w:p>
    <w:p w:rsidR="00000000" w:rsidDel="00000000" w:rsidP="00000000" w:rsidRDefault="00000000" w:rsidRPr="00000000" w14:paraId="00000254">
      <w:pPr>
        <w:numPr>
          <w:ilvl w:val="1"/>
          <w:numId w:val="10"/>
        </w:numPr>
        <w:ind w:left="1440" w:hanging="360"/>
        <w:rPr>
          <w:ins w:author="ABM Russel" w:id="19" w:date="2026-09-01T00:40:41Z"/>
        </w:rPr>
      </w:pPr>
      <w:ins w:author="ABM Russel" w:id="19" w:date="2026-09-01T00:40:41Z">
        <w:r w:rsidDel="00000000" w:rsidR="00000000" w:rsidRPr="00000000">
          <w:rPr>
            <w:strike w:val="1"/>
            <w:rtl w:val="0"/>
          </w:rPr>
          <w:t xml:space="preserve">Added 1.2, 2.1.1, 4.0 and 5.0</w:t>
        </w:r>
      </w:ins>
    </w:p>
    <w:p w:rsidR="00000000" w:rsidDel="00000000" w:rsidP="00000000" w:rsidRDefault="00000000" w:rsidRPr="00000000" w14:paraId="00000255">
      <w:pPr>
        <w:numPr>
          <w:ilvl w:val="0"/>
          <w:numId w:val="10"/>
        </w:numPr>
        <w:ind w:left="720" w:hanging="360"/>
        <w:rPr>
          <w:ins w:author="ABM Russel" w:id="19" w:date="2026-09-01T00:40:41Z"/>
        </w:rPr>
      </w:pPr>
      <w:ins w:author="ABM Russel" w:id="19" w:date="2026-09-01T00:40:41Z">
        <w:r w:rsidDel="00000000" w:rsidR="00000000" w:rsidRPr="00000000">
          <w:rPr>
            <w:strike w:val="1"/>
            <w:rtl w:val="0"/>
          </w:rPr>
          <w:t xml:space="preserve">Identify requirements (FR and NFR) for our</w:t>
        </w:r>
        <w:r w:rsidDel="00000000" w:rsidR="00000000" w:rsidRPr="00000000">
          <w:rPr>
            <w:b w:val="1"/>
            <w:bCs w:val="1"/>
            <w:strike w:val="1"/>
            <w:highlight w:val="yellow"/>
            <w:rtl w:val="0"/>
          </w:rPr>
          <w:t xml:space="preserve"> multi-agent AI ethics-training platform</w:t>
        </w:r>
        <w:r w:rsidDel="00000000" w:rsidR="00000000" w:rsidRPr="00000000">
          <w:rPr>
            <w:strike w:val="1"/>
            <w:rtl w:val="0"/>
          </w:rPr>
          <w:t xml:space="preserve">. (fixed set of Agents or flexible options)</w:t>
        </w:r>
      </w:ins>
    </w:p>
    <w:p w:rsidR="00000000" w:rsidDel="00000000" w:rsidP="00000000" w:rsidRDefault="00000000" w:rsidRPr="00000000" w14:paraId="00000256">
      <w:pPr>
        <w:numPr>
          <w:ilvl w:val="0"/>
          <w:numId w:val="10"/>
        </w:numPr>
        <w:ind w:left="720" w:hanging="360"/>
        <w:rPr>
          <w:ins w:author="ABM Russel" w:id="19" w:date="2026-09-01T00:40:41Z"/>
        </w:rPr>
      </w:pPr>
      <w:ins w:author="ABM Russel" w:id="19" w:date="2026-09-01T00:40:41Z">
        <w:r w:rsidDel="00000000" w:rsidR="00000000" w:rsidRPr="00000000">
          <w:rPr>
            <w:strike w:val="1"/>
            <w:rtl w:val="0"/>
          </w:rPr>
          <w:t xml:space="preserve">Mockups + Personas</w:t>
        </w:r>
      </w:ins>
    </w:p>
    <w:p w:rsidR="00000000" w:rsidDel="00000000" w:rsidP="00000000" w:rsidRDefault="00000000" w:rsidRPr="00000000" w14:paraId="00000257">
      <w:pPr>
        <w:numPr>
          <w:ilvl w:val="0"/>
          <w:numId w:val="10"/>
        </w:numPr>
        <w:ind w:left="720" w:hanging="360"/>
        <w:rPr>
          <w:ins w:author="ABM Russel" w:id="19" w:date="2026-09-01T00:40:41Z"/>
          <w:highlight w:val="cyan"/>
        </w:rPr>
      </w:pPr>
      <w:ins w:author="ABM Russel" w:id="19" w:date="2026-09-01T00:40:41Z">
        <w:r w:rsidDel="00000000" w:rsidR="00000000" w:rsidRPr="00000000">
          <w:rPr>
            <w:highlight w:val="cyan"/>
            <w:rtl w:val="0"/>
          </w:rPr>
          <w:t xml:space="preserve">Prepare for the Week 8 interview presentation (Context, background, Aim, RQs, RM overview, prelim findings, PoC.., plan for S2 research - Gantt chart)</w:t>
        </w:r>
      </w:ins>
    </w:p>
    <w:p w:rsidR="00000000" w:rsidDel="00000000" w:rsidP="00000000" w:rsidRDefault="00000000" w:rsidRPr="00000000" w14:paraId="00000258">
      <w:pPr>
        <w:numPr>
          <w:ilvl w:val="0"/>
          <w:numId w:val="10"/>
        </w:numPr>
        <w:ind w:left="720" w:hanging="360"/>
        <w:rPr>
          <w:ins w:author="ABM Russel" w:id="19" w:date="2026-09-01T00:40:41Z"/>
        </w:rPr>
      </w:pPr>
      <w:ins w:author="ABM Russel" w:id="19" w:date="2026-09-01T00:40:41Z">
        <w:r w:rsidDel="00000000" w:rsidR="00000000" w:rsidRPr="00000000">
          <w:rPr>
            <w:b w:val="1"/>
            <w:bCs w:val="1"/>
            <w:rtl w:val="0"/>
          </w:rPr>
          <w:t xml:space="preserve">CRAP: find similar for measuring AI agent reliability…</w:t>
        </w:r>
      </w:ins>
    </w:p>
    <w:p w:rsidR="00000000" w:rsidDel="00000000" w:rsidP="00000000" w:rsidRDefault="00000000" w:rsidRPr="00000000" w14:paraId="00000259">
      <w:pPr>
        <w:numPr>
          <w:ilvl w:val="0"/>
          <w:numId w:val="10"/>
        </w:numPr>
        <w:ind w:left="720" w:hanging="360"/>
        <w:rPr>
          <w:ins w:author="ABM Russel" w:id="19" w:date="2026-09-01T00:40:41Z"/>
          <w:b w:val="1"/>
          <w:bCs w:val="1"/>
        </w:rPr>
      </w:pPr>
      <w:ins w:author="ABM Russel" w:id="19" w:date="2026-09-01T00:40:41Z">
        <w:r w:rsidDel="00000000" w:rsidR="00000000" w:rsidRPr="00000000">
          <w:rPr>
            <w:b w:val="1"/>
            <w:bCs w:val="1"/>
            <w:rtl w:val="0"/>
          </w:rPr>
          <w:t xml:space="preserve">Draft answer for three Ethics application questions?</w:t>
        </w:r>
      </w:ins>
    </w:p>
    <w:p w:rsidR="00000000" w:rsidDel="00000000" w:rsidP="00000000" w:rsidRDefault="00000000" w:rsidRPr="00000000" w14:paraId="0000025A">
      <w:pPr>
        <w:numPr>
          <w:ilvl w:val="0"/>
          <w:numId w:val="10"/>
        </w:numPr>
        <w:ind w:left="720" w:hanging="360"/>
        <w:rPr>
          <w:ins w:author="ABM Russel" w:id="19" w:date="2026-09-01T00:40:41Z"/>
          <w:b w:val="1"/>
          <w:bCs w:val="1"/>
        </w:rPr>
      </w:pPr>
      <w:ins w:author="ABM Russel" w:id="19" w:date="2026-09-01T00:40:41Z">
        <w:r w:rsidDel="00000000" w:rsidR="00000000" w:rsidRPr="00000000">
          <w:rPr>
            <w:b w:val="1"/>
            <w:bCs w:val="1"/>
            <w:strike w:val="1"/>
            <w:rtl w:val="0"/>
          </w:rPr>
          <w:t xml:space="preserve">Log into the following: </w:t>
        </w:r>
        <w:r w:rsidDel="00000000" w:rsidR="00000000" w:rsidRPr="00000000">
          <w:fldChar w:fldCharType="begin"/>
        </w:r>
        <w:r w:rsidDel="00000000" w:rsidR="00000000" w:rsidRPr="00000000">
          <w:instrText xml:space="preserve">HYPERLINK "https://ethicsapps.monash.edu/ActivityForm/Index"</w:instrText>
        </w:r>
        <w:r w:rsidDel="00000000" w:rsidR="00000000" w:rsidRPr="00000000">
          <w:fldChar w:fldCharType="separate"/>
        </w:r>
        <w:r w:rsidDel="00000000" w:rsidR="00000000" w:rsidRPr="00000000">
          <w:rPr>
            <w:b w:val="1"/>
            <w:bCs w:val="1"/>
            <w:strike w:val="1"/>
            <w:color w:val="1155cc"/>
            <w:u w:val="single"/>
            <w:rtl w:val="0"/>
          </w:rPr>
          <w:t xml:space="preserve">https://ethicsapps.monash.edu/ActivityForm/Index</w:t>
        </w:r>
        <w:r w:rsidDel="00000000" w:rsidR="00000000" w:rsidRPr="00000000">
          <w:fldChar w:fldCharType="end"/>
        </w:r>
        <w:r w:rsidDel="00000000" w:rsidR="00000000" w:rsidRPr="00000000">
          <w:rPr>
            <w:strike w:val="1"/>
            <w:rtl w:val="0"/>
          </w:rPr>
        </w:r>
      </w:ins>
    </w:p>
    <w:p w:rsidR="00000000" w:rsidDel="00000000" w:rsidP="00000000" w:rsidRDefault="00000000" w:rsidRPr="00000000" w14:paraId="0000025B">
      <w:pPr>
        <w:numPr>
          <w:ilvl w:val="0"/>
          <w:numId w:val="10"/>
        </w:numPr>
        <w:ind w:left="720" w:hanging="360"/>
        <w:rPr>
          <w:ins w:author="ABM Russel" w:id="19" w:date="2026-09-01T00:40:41Z"/>
          <w:b w:val="1"/>
          <w:bCs w:val="1"/>
        </w:rPr>
      </w:pPr>
      <w:ins w:author="ABM Russel" w:id="19" w:date="2026-09-01T00:40:41Z">
        <w:r w:rsidDel="00000000" w:rsidR="00000000" w:rsidRPr="00000000">
          <w:rPr>
            <w:b w:val="1"/>
            <w:bCs w:val="1"/>
            <w:strike w:val="1"/>
            <w:rtl w:val="0"/>
          </w:rPr>
          <w:t xml:space="preserve">Module - Risk, OH&amp;S Frevvo, ?? Sarah -&gt; Week 5 - Russel to recheck the list. </w:t>
        </w:r>
      </w:ins>
    </w:p>
    <w:p w:rsidR="00000000" w:rsidDel="00000000" w:rsidP="00000000" w:rsidRDefault="00000000" w:rsidRPr="00000000" w14:paraId="0000025C">
      <w:pPr>
        <w:ind w:left="1440" w:firstLine="0"/>
        <w:rPr>
          <w:ins w:author="ABM Russel" w:id="19" w:date="2026-09-01T00:40:41Z"/>
        </w:rPr>
      </w:pPr>
      <w:ins w:author="ABM Russel" w:id="19" w:date="2026-09-01T00:40:41Z">
        <w:r w:rsidDel="00000000" w:rsidR="00000000" w:rsidRPr="00000000">
          <w:rPr>
            <w:rtl w:val="0"/>
          </w:rPr>
        </w:r>
      </w:ins>
    </w:p>
    <w:p w:rsidR="00000000" w:rsidDel="00000000" w:rsidP="00000000" w:rsidRDefault="00000000" w:rsidRPr="00000000" w14:paraId="0000025D">
      <w:pPr>
        <w:rPr>
          <w:ins w:author="ABM Russel" w:id="19" w:date="2026-09-01T00:40:41Z"/>
          <w:b w:val="1"/>
          <w:bCs w:val="1"/>
        </w:rPr>
      </w:pPr>
      <w:ins w:author="ABM Russel" w:id="19" w:date="2026-09-01T00:40:41Z">
        <w:r w:rsidDel="00000000" w:rsidR="00000000" w:rsidRPr="00000000">
          <w:rPr>
            <w:b w:val="1"/>
            <w:bCs w:val="1"/>
            <w:rtl w:val="0"/>
          </w:rPr>
          <w:t xml:space="preserve">In simple terms, explain the background and importance of this research</w:t>
        </w:r>
      </w:ins>
    </w:p>
    <w:p w:rsidR="00000000" w:rsidDel="00000000" w:rsidP="00000000" w:rsidRDefault="00000000" w:rsidRPr="00000000" w14:paraId="0000025E">
      <w:pPr>
        <w:rPr>
          <w:ins w:author="ABM Russel" w:id="19" w:date="2026-09-01T00:40:41Z"/>
        </w:rPr>
      </w:pPr>
      <w:ins w:author="ABM Russel" w:id="19" w:date="2026-09-01T00:40:41Z">
        <w:r w:rsidDel="00000000" w:rsidR="00000000" w:rsidRPr="00000000">
          <w:rPr>
            <w:rtl w:val="0"/>
          </w:rPr>
          <w:t xml:space="preserve">Do not include citations, explain all abbreviations and avoid using complex technical terms. </w:t>
        </w:r>
      </w:ins>
    </w:p>
    <w:p w:rsidR="00000000" w:rsidDel="00000000" w:rsidP="00000000" w:rsidRDefault="00000000" w:rsidRPr="00000000" w14:paraId="0000025F">
      <w:pPr>
        <w:rPr>
          <w:ins w:author="ABM Russel" w:id="19" w:date="2026-09-01T00:40:41Z"/>
        </w:rPr>
      </w:pPr>
      <w:ins w:author="ABM Russel" w:id="19" w:date="2026-09-01T00:40:41Z">
        <w:r w:rsidDel="00000000" w:rsidR="00000000" w:rsidRPr="00000000">
          <w:rPr>
            <w:rtl w:val="0"/>
          </w:rPr>
          <w:t xml:space="preserve">Refer to Readable's text scoring tool for tips to improve readability.</w:t>
        </w:r>
      </w:ins>
    </w:p>
    <w:p w:rsidR="00000000" w:rsidDel="00000000" w:rsidP="00000000" w:rsidRDefault="00000000" w:rsidRPr="00000000" w14:paraId="00000260">
      <w:pPr>
        <w:rPr>
          <w:ins w:author="ABM Russel" w:id="19" w:date="2026-09-01T00:40:41Z"/>
        </w:rPr>
      </w:pPr>
      <w:ins w:author="ABM Russel" w:id="19" w:date="2026-09-01T00:40:41Z">
        <w:r w:rsidDel="00000000" w:rsidR="00000000" w:rsidRPr="00000000">
          <w:rPr>
            <w:rtl w:val="0"/>
          </w:rPr>
        </w:r>
      </w:ins>
    </w:p>
    <w:p w:rsidR="00000000" w:rsidDel="00000000" w:rsidP="00000000" w:rsidRDefault="00000000" w:rsidRPr="00000000" w14:paraId="00000261">
      <w:pPr>
        <w:rPr>
          <w:ins w:author="ABM Russel" w:id="19" w:date="2026-09-01T00:40:41Z"/>
        </w:rPr>
      </w:pPr>
      <w:ins w:author="ABM Russel" w:id="19" w:date="2026-09-01T00:40:41Z">
        <w:r w:rsidDel="00000000" w:rsidR="00000000" w:rsidRPr="00000000">
          <w:rPr>
            <w:rtl w:val="0"/>
          </w:rPr>
        </w:r>
      </w:ins>
    </w:p>
    <w:p w:rsidR="00000000" w:rsidDel="00000000" w:rsidP="00000000" w:rsidRDefault="00000000" w:rsidRPr="00000000" w14:paraId="00000262">
      <w:pPr>
        <w:rPr>
          <w:ins w:author="ABM Russel" w:id="19" w:date="2026-09-01T00:40:41Z"/>
          <w:b w:val="1"/>
          <w:bCs w:val="1"/>
        </w:rPr>
      </w:pPr>
      <w:ins w:author="ABM Russel" w:id="19" w:date="2026-09-01T00:40:41Z">
        <w:r w:rsidDel="00000000" w:rsidR="00000000" w:rsidRPr="00000000">
          <w:rPr>
            <w:b w:val="1"/>
            <w:bCs w:val="1"/>
            <w:rtl w:val="0"/>
          </w:rPr>
          <w:t xml:space="preserve">List the aims or hypotheses of the research pro</w:t>
        </w:r>
      </w:ins>
    </w:p>
    <w:p w:rsidR="00000000" w:rsidDel="00000000" w:rsidP="00000000" w:rsidRDefault="00000000" w:rsidRPr="00000000" w14:paraId="00000263">
      <w:pPr>
        <w:rPr>
          <w:ins w:author="ABM Russel" w:id="19" w:date="2026-09-01T00:40:41Z"/>
          <w:b w:val="1"/>
          <w:bCs w:val="1"/>
        </w:rPr>
      </w:pPr>
      <w:ins w:author="ABM Russel" w:id="19" w:date="2026-09-01T00:40:41Z">
        <w:r w:rsidDel="00000000" w:rsidR="00000000" w:rsidRPr="00000000">
          <w:rPr>
            <w:rtl w:val="0"/>
          </w:rPr>
        </w:r>
      </w:ins>
    </w:p>
    <w:p w:rsidR="00000000" w:rsidDel="00000000" w:rsidP="00000000" w:rsidRDefault="00000000" w:rsidRPr="00000000" w14:paraId="00000264">
      <w:pPr>
        <w:rPr>
          <w:ins w:author="ABM Russel" w:id="19" w:date="2026-09-01T00:40:41Z"/>
          <w:b w:val="1"/>
          <w:bCs w:val="1"/>
        </w:rPr>
      </w:pPr>
      <w:ins w:author="ABM Russel" w:id="19" w:date="2026-09-01T00:40:41Z">
        <w:r w:rsidDel="00000000" w:rsidR="00000000" w:rsidRPr="00000000">
          <w:rPr>
            <w:rtl w:val="0"/>
          </w:rPr>
        </w:r>
      </w:ins>
    </w:p>
    <w:p w:rsidR="00000000" w:rsidDel="00000000" w:rsidP="00000000" w:rsidRDefault="00000000" w:rsidRPr="00000000" w14:paraId="00000265">
      <w:pPr>
        <w:rPr>
          <w:ins w:author="ABM Russel" w:id="19" w:date="2026-09-01T00:40:41Z"/>
        </w:rPr>
      </w:pPr>
      <w:ins w:author="ABM Russel" w:id="19" w:date="2026-09-01T00:40:41Z">
        <w:r w:rsidDel="00000000" w:rsidR="00000000" w:rsidRPr="00000000">
          <w:rPr>
            <w:rtl w:val="0"/>
          </w:rPr>
        </w:r>
      </w:ins>
    </w:p>
    <w:p w:rsidR="00000000" w:rsidDel="00000000" w:rsidP="00000000" w:rsidRDefault="00000000" w:rsidRPr="00000000" w14:paraId="00000266">
      <w:pPr>
        <w:rPr>
          <w:ins w:author="ABM Russel" w:id="19" w:date="2026-09-01T00:40:41Z"/>
        </w:rPr>
      </w:pPr>
      <w:ins w:author="ABM Russel" w:id="19" w:date="2026-09-01T00:40:41Z">
        <w:r w:rsidDel="00000000" w:rsidR="00000000" w:rsidRPr="00000000">
          <w:rPr>
            <w:b w:val="1"/>
            <w:bCs w:val="1"/>
            <w:rtl w:val="0"/>
          </w:rPr>
          <w:t xml:space="preserve">Give a brief overview of the research design</w:t>
        </w:r>
        <w:r w:rsidDel="00000000" w:rsidR="00000000" w:rsidRPr="00000000">
          <w:rPr>
            <w:rtl w:val="0"/>
          </w:rPr>
        </w:r>
      </w:ins>
    </w:p>
    <w:p w:rsidR="00000000" w:rsidDel="00000000" w:rsidP="00000000" w:rsidRDefault="00000000" w:rsidRPr="00000000" w14:paraId="00000267">
      <w:pPr>
        <w:numPr>
          <w:ilvl w:val="0"/>
          <w:numId w:val="24"/>
        </w:numPr>
        <w:ind w:left="720" w:hanging="360"/>
        <w:rPr>
          <w:ins w:author="ABM Russel" w:id="19" w:date="2026-09-01T00:40:41Z"/>
          <w:highlight w:val="red"/>
        </w:rPr>
      </w:pPr>
      <w:ins w:author="ABM Russel" w:id="19" w:date="2026-09-01T00:40:41Z">
        <w:r w:rsidDel="00000000" w:rsidR="00000000" w:rsidRPr="00000000">
          <w:rPr>
            <w:highlight w:val="red"/>
            <w:rtl w:val="0"/>
          </w:rPr>
          <w:t xml:space="preserve">Students - 18+ (exclude Malaysia and Indonesia citizens)</w:t>
        </w:r>
      </w:ins>
    </w:p>
    <w:p w:rsidR="00000000" w:rsidDel="00000000" w:rsidP="00000000" w:rsidRDefault="00000000" w:rsidRPr="00000000" w14:paraId="00000268">
      <w:pPr>
        <w:numPr>
          <w:ilvl w:val="0"/>
          <w:numId w:val="24"/>
        </w:numPr>
        <w:ind w:left="720" w:hanging="360"/>
        <w:rPr>
          <w:ins w:author="ABM Russel" w:id="19" w:date="2026-09-01T00:40:41Z"/>
        </w:rPr>
      </w:pPr>
      <w:ins w:author="ABM Russel" w:id="19" w:date="2026-09-01T00:40:41Z">
        <w:r w:rsidDel="00000000" w:rsidR="00000000" w:rsidRPr="00000000">
          <w:rPr>
            <w:rtl w:val="0"/>
          </w:rPr>
          <w:t xml:space="preserve">Junior Working professional 18+ (&lt;2 years of experience) - What types of decision - Technical and tactical </w:t>
        </w:r>
      </w:ins>
    </w:p>
    <w:p w:rsidR="00000000" w:rsidDel="00000000" w:rsidP="00000000" w:rsidRDefault="00000000" w:rsidRPr="00000000" w14:paraId="00000269">
      <w:pPr>
        <w:numPr>
          <w:ilvl w:val="0"/>
          <w:numId w:val="24"/>
        </w:numPr>
        <w:ind w:left="720" w:hanging="360"/>
        <w:rPr>
          <w:ins w:author="ABM Russel" w:id="19" w:date="2026-09-01T00:40:41Z"/>
        </w:rPr>
      </w:pPr>
      <w:ins w:author="ABM Russel" w:id="19" w:date="2026-09-01T00:40:41Z">
        <w:r w:rsidDel="00000000" w:rsidR="00000000" w:rsidRPr="00000000">
          <w:rPr>
            <w:rtl w:val="0"/>
          </w:rPr>
          <w:t xml:space="preserve">IF Senior Working professional 18+ (5+ years of experience) - What types of decision - Business and strategic </w:t>
        </w:r>
      </w:ins>
    </w:p>
    <w:p w:rsidR="00000000" w:rsidDel="00000000" w:rsidP="00000000" w:rsidRDefault="00000000" w:rsidRPr="00000000" w14:paraId="0000026A">
      <w:pPr>
        <w:numPr>
          <w:ilvl w:val="0"/>
          <w:numId w:val="24"/>
        </w:numPr>
        <w:ind w:left="720" w:hanging="360"/>
        <w:rPr>
          <w:ins w:author="ABM Russel" w:id="19" w:date="2026-09-01T00:40:41Z"/>
        </w:rPr>
      </w:pPr>
      <w:ins w:author="ABM Russel" w:id="19" w:date="2026-09-01T00:40:41Z">
        <w:r w:rsidDel="00000000" w:rsidR="00000000" w:rsidRPr="00000000">
          <w:rPr>
            <w:rtl w:val="0"/>
          </w:rPr>
        </w:r>
      </w:ins>
    </w:p>
    <w:p w:rsidR="00000000" w:rsidDel="00000000" w:rsidP="00000000" w:rsidRDefault="00000000" w:rsidRPr="00000000" w14:paraId="0000026B">
      <w:pPr>
        <w:spacing w:after="240" w:before="240" w:lineRule="auto"/>
        <w:rPr>
          <w:ins w:author="ABM Russel" w:id="19" w:date="2026-09-01T00:40:41Z"/>
        </w:rPr>
      </w:pPr>
      <w:ins w:author="ABM Russel" w:id="19" w:date="2026-09-01T00:40:41Z">
        <w:r w:rsidDel="00000000" w:rsidR="00000000" w:rsidRPr="00000000">
          <w:rPr>
            <w:rtl w:val="0"/>
          </w:rPr>
        </w:r>
      </w:ins>
    </w:p>
    <w:p w:rsidR="00000000" w:rsidDel="00000000" w:rsidP="00000000" w:rsidRDefault="00000000" w:rsidRPr="00000000" w14:paraId="0000026C">
      <w:pPr>
        <w:rPr/>
        <w:sectPr>
          <w:type w:val="nextPage"/>
          <w:pgSz w:h="16834" w:w="11909"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2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fvorwdw3h71"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25 Aug 2026 | FIT4002 Seminar</w:t>
      </w:r>
      <w:r w:rsidDel="00000000" w:rsidR="00000000" w:rsidRPr="00000000">
        <w:rPr>
          <w:rtl w:val="0"/>
        </w:rPr>
      </w:r>
    </w:p>
    <w:p w:rsidR="00000000" w:rsidDel="00000000" w:rsidP="00000000" w:rsidRDefault="00000000" w:rsidRPr="00000000" w14:paraId="0000026E">
      <w:pPr>
        <w:pStyle w:val="Heading2"/>
        <w:rPr/>
      </w:pPr>
      <w:bookmarkStart w:colFirst="0" w:colLast="0" w:name="_70x8e6j235q4" w:id="16"/>
      <w:bookmarkEnd w:id="16"/>
      <w:r w:rsidDel="00000000" w:rsidR="00000000" w:rsidRPr="00000000">
        <w:rPr>
          <w:rtl w:val="0"/>
        </w:rPr>
        <w:t xml:space="preserve">25 Aug 2026</w:t>
      </w:r>
      <w:r w:rsidDel="00000000" w:rsidR="00000000" w:rsidRPr="00000000">
        <w:rPr>
          <w:rtl w:val="0"/>
        </w:rPr>
        <w:t xml:space="preserve"> | </w:t>
      </w:r>
      <w:hyperlink r:id="rId35">
        <w:r w:rsidDel="00000000" w:rsidR="00000000" w:rsidRPr="00000000">
          <w:rPr>
            <w:color w:val="0000ee"/>
            <w:u w:val="single"/>
            <w:rtl w:val="0"/>
          </w:rPr>
          <w:t xml:space="preserve">FIT4002 Seminar</w:t>
        </w:r>
      </w:hyperlink>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Attendees: Ubaid, Aryan, Russel</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Notes</w:t>
      </w:r>
    </w:p>
    <w:p w:rsidR="00000000" w:rsidDel="00000000" w:rsidP="00000000" w:rsidRDefault="00000000" w:rsidRPr="00000000" w14:paraId="00000272">
      <w:pPr>
        <w:numPr>
          <w:ilvl w:val="0"/>
          <w:numId w:val="12"/>
        </w:numPr>
        <w:ind w:left="720" w:hanging="360"/>
      </w:pPr>
      <w:r w:rsidDel="00000000" w:rsidR="00000000" w:rsidRPr="00000000">
        <w:rPr>
          <w:rtl w:val="0"/>
        </w:rPr>
        <w:t xml:space="preserve">Aim:</w:t>
      </w:r>
    </w:p>
    <w:p w:rsidR="00000000" w:rsidDel="00000000" w:rsidP="00000000" w:rsidRDefault="00000000" w:rsidRPr="00000000" w14:paraId="00000273">
      <w:pPr>
        <w:spacing w:line="256.8" w:lineRule="auto"/>
        <w:rPr>
          <w:b w:val="1"/>
          <w:bCs w:val="1"/>
        </w:rPr>
      </w:pPr>
      <w:r w:rsidDel="00000000" w:rsidR="00000000" w:rsidRPr="00000000">
        <w:rPr>
          <w:rtl w:val="0"/>
        </w:rPr>
      </w:r>
    </w:p>
    <w:p w:rsidR="00000000" w:rsidDel="00000000" w:rsidP="00000000" w:rsidRDefault="00000000" w:rsidRPr="00000000" w14:paraId="00000274">
      <w:pPr>
        <w:spacing w:line="256.8" w:lineRule="auto"/>
        <w:rPr>
          <w:b w:val="1"/>
          <w:bCs w:val="1"/>
          <w:highlight w:val="yellow"/>
        </w:rPr>
      </w:pPr>
      <w:r w:rsidDel="00000000" w:rsidR="00000000" w:rsidRPr="00000000">
        <w:rPr>
          <w:b w:val="1"/>
          <w:bCs w:val="1"/>
          <w:highlight w:val="yellow"/>
          <w:rtl w:val="0"/>
        </w:rPr>
        <w:t xml:space="preserve">"Investigate whether adding governance mechanisms to a multi-agent AI ethics-training platform reduce students' over-reliance on the AI and improve their ethical decision-making”</w:t>
      </w:r>
    </w:p>
    <w:p w:rsidR="00000000" w:rsidDel="00000000" w:rsidP="00000000" w:rsidRDefault="00000000" w:rsidRPr="00000000" w14:paraId="00000275">
      <w:pPr>
        <w:spacing w:line="256.8" w:lineRule="auto"/>
        <w:rPr>
          <w:b w:val="1"/>
          <w:bCs w:val="1"/>
        </w:rPr>
      </w:pPr>
      <w:r w:rsidDel="00000000" w:rsidR="00000000" w:rsidRPr="00000000">
        <w:rPr>
          <w:rtl w:val="0"/>
        </w:rPr>
      </w:r>
    </w:p>
    <w:p w:rsidR="00000000" w:rsidDel="00000000" w:rsidP="00000000" w:rsidRDefault="00000000" w:rsidRPr="00000000" w14:paraId="00000276">
      <w:pPr>
        <w:spacing w:line="256.8" w:lineRule="auto"/>
        <w:rPr/>
      </w:pPr>
      <w:r w:rsidDel="00000000" w:rsidR="00000000" w:rsidRPr="00000000">
        <w:rPr>
          <w:b w:val="1"/>
          <w:bCs w:val="1"/>
          <w:rtl w:val="0"/>
        </w:rPr>
        <w:t xml:space="preserve">Central RQ: [to refine] Do we need governance mechanisms to a multi-agent AI ethics-training platform?</w:t>
      </w:r>
      <w:r w:rsidDel="00000000" w:rsidR="00000000" w:rsidRPr="00000000">
        <w:rPr>
          <w:rtl w:val="0"/>
        </w:rPr>
      </w:r>
    </w:p>
    <w:p w:rsidR="00000000" w:rsidDel="00000000" w:rsidP="00000000" w:rsidRDefault="00000000" w:rsidRPr="00000000" w14:paraId="00000277">
      <w:pPr>
        <w:numPr>
          <w:ilvl w:val="0"/>
          <w:numId w:val="12"/>
        </w:numPr>
        <w:ind w:left="720" w:hanging="360"/>
      </w:pPr>
      <w:r w:rsidDel="00000000" w:rsidR="00000000" w:rsidRPr="00000000">
        <w:rPr>
          <w:rtl w:val="0"/>
        </w:rPr>
        <w:t xml:space="preserve">Convert issues into RQs backed by lot survey </w:t>
      </w:r>
    </w:p>
    <w:p w:rsidR="00000000" w:rsidDel="00000000" w:rsidP="00000000" w:rsidRDefault="00000000" w:rsidRPr="00000000" w14:paraId="00000278">
      <w:pPr>
        <w:numPr>
          <w:ilvl w:val="0"/>
          <w:numId w:val="12"/>
        </w:numPr>
        <w:ind w:left="1440" w:hanging="360"/>
      </w:pPr>
      <w:r w:rsidDel="00000000" w:rsidR="00000000" w:rsidRPr="00000000">
        <w:rPr>
          <w:rtl w:val="0"/>
        </w:rPr>
        <w:t xml:space="preserve">Unique roles to each agent</w:t>
      </w:r>
    </w:p>
    <w:p w:rsidR="00000000" w:rsidDel="00000000" w:rsidP="00000000" w:rsidRDefault="00000000" w:rsidRPr="00000000" w14:paraId="00000279">
      <w:pPr>
        <w:numPr>
          <w:ilvl w:val="0"/>
          <w:numId w:val="12"/>
        </w:numPr>
        <w:ind w:left="1440" w:hanging="360"/>
      </w:pPr>
      <w:r w:rsidDel="00000000" w:rsidR="00000000" w:rsidRPr="00000000">
        <w:rPr>
          <w:rtl w:val="0"/>
        </w:rPr>
        <w:t xml:space="preserve">Poor decision making </w:t>
      </w:r>
    </w:p>
    <w:p w:rsidR="00000000" w:rsidDel="00000000" w:rsidP="00000000" w:rsidRDefault="00000000" w:rsidRPr="00000000" w14:paraId="0000027A">
      <w:pPr>
        <w:numPr>
          <w:ilvl w:val="0"/>
          <w:numId w:val="12"/>
        </w:numPr>
        <w:ind w:left="1440" w:hanging="360"/>
      </w:pPr>
      <w:r w:rsidDel="00000000" w:rsidR="00000000" w:rsidRPr="00000000">
        <w:rPr>
          <w:rtl w:val="0"/>
        </w:rPr>
        <w:t xml:space="preserve">Should we use utilitarian approach to agree with agent’s decision</w:t>
      </w:r>
    </w:p>
    <w:p w:rsidR="00000000" w:rsidDel="00000000" w:rsidP="00000000" w:rsidRDefault="00000000" w:rsidRPr="00000000" w14:paraId="0000027B">
      <w:pPr>
        <w:numPr>
          <w:ilvl w:val="0"/>
          <w:numId w:val="12"/>
        </w:numPr>
        <w:ind w:left="1440" w:hanging="360"/>
      </w:pPr>
      <w:r w:rsidDel="00000000" w:rsidR="00000000" w:rsidRPr="00000000">
        <w:rPr>
          <w:rtl w:val="0"/>
        </w:rPr>
        <w:t xml:space="preserve">How to validate the final decision?  </w:t>
      </w:r>
    </w:p>
    <w:p w:rsidR="00000000" w:rsidDel="00000000" w:rsidP="00000000" w:rsidRDefault="00000000" w:rsidRPr="00000000" w14:paraId="0000027C">
      <w:pPr>
        <w:numPr>
          <w:ilvl w:val="0"/>
          <w:numId w:val="12"/>
        </w:numPr>
        <w:ind w:left="1440" w:hanging="360"/>
      </w:pPr>
      <w:r w:rsidDel="00000000" w:rsidR="00000000" w:rsidRPr="00000000">
        <w:rPr>
          <w:rtl w:val="0"/>
        </w:rPr>
        <w:t xml:space="preserve">What are the different roles required in a </w:t>
      </w:r>
      <w:r w:rsidDel="00000000" w:rsidR="00000000" w:rsidRPr="00000000">
        <w:rPr>
          <w:b w:val="1"/>
          <w:bCs w:val="1"/>
          <w:rtl w:val="0"/>
        </w:rPr>
        <w:t xml:space="preserve">multi-agent AI ethics-training platform?</w:t>
      </w:r>
    </w:p>
    <w:p w:rsidR="00000000" w:rsidDel="00000000" w:rsidP="00000000" w:rsidRDefault="00000000" w:rsidRPr="00000000" w14:paraId="0000027D">
      <w:pPr>
        <w:rPr>
          <w:ins w:author="ABM Russel" w:id="20" w:date="2026-09-01T00:29:01Z"/>
          <w:b w:val="1"/>
          <w:bCs w:val="1"/>
        </w:rPr>
      </w:pPr>
      <w:ins w:author="ABM Russel" w:id="20" w:date="2026-09-01T00:29:01Z">
        <w:r w:rsidDel="00000000" w:rsidR="00000000" w:rsidRPr="00000000">
          <w:rPr>
            <w:rtl w:val="0"/>
          </w:rPr>
        </w:r>
      </w:ins>
    </w:p>
    <w:p w:rsidR="00000000" w:rsidDel="00000000" w:rsidP="00000000" w:rsidRDefault="00000000" w:rsidRPr="00000000" w14:paraId="0000027E">
      <w:pPr>
        <w:rPr>
          <w:b w:val="1"/>
          <w:bCs w:val="1"/>
        </w:rPr>
      </w:pPr>
      <w:ins w:author="ABM Russel" w:id="20" w:date="2026-09-01T00:29:01Z">
        <w:r w:rsidDel="00000000" w:rsidR="00000000" w:rsidRPr="00000000">
          <w:rPr>
            <w:b w:val="1"/>
            <w:bCs w:val="1"/>
            <w:rtl w:val="0"/>
          </w:rPr>
          <w:t xml:space="preserve">FR: Stages?? Pre-, during, post-</w:t>
        </w:r>
      </w:ins>
      <w:r w:rsidDel="00000000" w:rsidR="00000000" w:rsidRPr="00000000">
        <w:rPr>
          <w:rtl w:val="0"/>
        </w:rPr>
      </w:r>
    </w:p>
    <w:p w:rsidR="00000000" w:rsidDel="00000000" w:rsidP="00000000" w:rsidRDefault="00000000" w:rsidRPr="00000000" w14:paraId="0000027F">
      <w:pPr>
        <w:ind w:left="720" w:firstLine="0"/>
        <w:rPr/>
      </w:pPr>
      <w:r w:rsidDel="00000000" w:rsidR="00000000" w:rsidRPr="00000000">
        <w:rPr>
          <w:rtl w:val="0"/>
        </w:rPr>
      </w:r>
    </w:p>
    <w:p w:rsidR="00000000" w:rsidDel="00000000" w:rsidP="00000000" w:rsidRDefault="00000000" w:rsidRPr="00000000" w14:paraId="00000280">
      <w:pPr>
        <w:numPr>
          <w:ilvl w:val="0"/>
          <w:numId w:val="12"/>
        </w:numPr>
        <w:ind w:left="720" w:hanging="360"/>
      </w:pPr>
      <w:r w:rsidDel="00000000" w:rsidR="00000000" w:rsidRPr="00000000">
        <w:rPr>
          <w:rtl w:val="0"/>
        </w:rPr>
        <w:t xml:space="preserve">R Objective 1: Investigate the consequences of a </w:t>
      </w:r>
      <w:commentRangeStart w:id="21"/>
      <w:commentRangeStart w:id="22"/>
      <w:commentRangeStart w:id="23"/>
      <w:r w:rsidDel="00000000" w:rsidR="00000000" w:rsidRPr="00000000">
        <w:rPr>
          <w:b w:val="1"/>
          <w:bCs w:val="1"/>
          <w:rtl w:val="0"/>
        </w:rPr>
        <w:t xml:space="preserve">multi-agent</w:t>
      </w:r>
      <w:commentRangeEnd w:id="22"/>
      <w:r w:rsidDel="00000000" w:rsidR="00000000" w:rsidRPr="00000000">
        <w:commentReference w:id="22"/>
      </w:r>
      <w:commentRangeEnd w:id="23"/>
      <w:r w:rsidDel="00000000" w:rsidR="00000000" w:rsidRPr="00000000">
        <w:commentReference w:id="23"/>
      </w:r>
      <w:r w:rsidDel="00000000" w:rsidR="00000000" w:rsidRPr="00000000">
        <w:rPr>
          <w:b w:val="1"/>
          <w:bCs w:val="1"/>
          <w:rtl w:val="0"/>
        </w:rPr>
        <w:t xml:space="preserve"> </w:t>
      </w:r>
      <w:commentRangeEnd w:id="21"/>
      <w:r w:rsidDel="00000000" w:rsidR="00000000" w:rsidRPr="00000000">
        <w:commentReference w:id="21"/>
      </w:r>
      <w:r w:rsidDel="00000000" w:rsidR="00000000" w:rsidRPr="00000000">
        <w:rPr>
          <w:b w:val="1"/>
          <w:bCs w:val="1"/>
          <w:rtl w:val="0"/>
        </w:rPr>
        <w:t xml:space="preserve">AI ethics-training platform</w:t>
      </w:r>
    </w:p>
    <w:p w:rsidR="00000000" w:rsidDel="00000000" w:rsidP="00000000" w:rsidRDefault="00000000" w:rsidRPr="00000000" w14:paraId="00000281">
      <w:pPr>
        <w:numPr>
          <w:ilvl w:val="1"/>
          <w:numId w:val="12"/>
        </w:numPr>
        <w:ind w:left="1440" w:hanging="360"/>
        <w:rPr>
          <w:b w:val="1"/>
          <w:bCs w:val="1"/>
        </w:rPr>
      </w:pPr>
      <w:r w:rsidDel="00000000" w:rsidR="00000000" w:rsidRPr="00000000">
        <w:rPr>
          <w:b w:val="1"/>
          <w:bCs w:val="1"/>
          <w:rtl w:val="0"/>
        </w:rPr>
        <w:t xml:space="preserve">RQ1.1: Can we rely on a multi-agent AI ethics-training platform?</w:t>
      </w:r>
    </w:p>
    <w:p w:rsidR="00000000" w:rsidDel="00000000" w:rsidP="00000000" w:rsidRDefault="00000000" w:rsidRPr="00000000" w14:paraId="00000282">
      <w:pPr>
        <w:numPr>
          <w:ilvl w:val="2"/>
          <w:numId w:val="12"/>
        </w:numPr>
        <w:ind w:left="2160" w:hanging="360"/>
        <w:rPr>
          <w:ins w:author="ABM Russel" w:id="21" w:date="2026-09-01T00:36:03Z"/>
          <w:b w:val="1"/>
          <w:bCs w:val="1"/>
        </w:rPr>
      </w:pPr>
      <w:r w:rsidDel="00000000" w:rsidR="00000000" w:rsidRPr="00000000">
        <w:rPr>
          <w:b w:val="1"/>
          <w:bCs w:val="1"/>
          <w:rtl w:val="0"/>
        </w:rPr>
        <w:t xml:space="preserve">Measure: Trust metrics based on accuracy and/or reputation - CRAP approach - find similar for measuring AI agent reliability… </w:t>
      </w:r>
      <w:ins w:author="ABM Russel" w:id="21" w:date="2026-09-01T00:36:03Z">
        <w:r w:rsidDel="00000000" w:rsidR="00000000" w:rsidRPr="00000000">
          <w:rPr>
            <w:rtl w:val="0"/>
          </w:rPr>
        </w:r>
      </w:ins>
    </w:p>
    <w:p w:rsidR="00000000" w:rsidDel="00000000" w:rsidP="00000000" w:rsidRDefault="00000000" w:rsidRPr="00000000" w14:paraId="00000283">
      <w:pPr>
        <w:numPr>
          <w:ilvl w:val="2"/>
          <w:numId w:val="12"/>
        </w:numPr>
        <w:ind w:left="2160" w:hanging="360"/>
        <w:rPr>
          <w:ins w:author="ABM Russel" w:id="21" w:date="2026-09-01T00:36:03Z"/>
          <w:b w:val="1"/>
          <w:bCs w:val="1"/>
        </w:rPr>
      </w:pPr>
      <w:ins w:author="ABM Russel" w:id="21" w:date="2026-09-01T00:36:03Z">
        <w:r w:rsidDel="00000000" w:rsidR="00000000" w:rsidRPr="00000000">
          <w:rPr>
            <w:rtl w:val="0"/>
          </w:rPr>
        </w:r>
      </w:ins>
    </w:p>
    <w:p w:rsidR="00000000" w:rsidDel="00000000" w:rsidP="00000000" w:rsidRDefault="00000000" w:rsidRPr="00000000" w14:paraId="00000284">
      <w:pPr>
        <w:ind w:left="720" w:firstLine="720"/>
        <w:rPr>
          <w:ins w:author="ABM Russel" w:id="21" w:date="2026-09-01T00:36:03Z"/>
          <w:b w:val="1"/>
          <w:bCs w:val="1"/>
        </w:rPr>
      </w:pPr>
      <w:ins w:author="ABM Russel" w:id="21" w:date="2026-09-01T00:36:03Z">
        <w:r w:rsidDel="00000000" w:rsidR="00000000" w:rsidRPr="00000000">
          <w:rPr>
            <w:b w:val="1"/>
            <w:bCs w:val="1"/>
            <w:rtl w:val="0"/>
          </w:rPr>
          <w:t xml:space="preserve">RQ1.2: </w:t>
        </w:r>
        <w:r w:rsidDel="00000000" w:rsidR="00000000" w:rsidRPr="00000000">
          <w:rPr>
            <w:rtl w:val="0"/>
          </w:rPr>
          <w:t xml:space="preserve">Does incorporating governance mechanisms in a </w:t>
        </w:r>
        <w:r w:rsidDel="00000000" w:rsidR="00000000" w:rsidRPr="00000000">
          <w:rPr>
            <w:b w:val="1"/>
            <w:bCs w:val="1"/>
            <w:rtl w:val="0"/>
          </w:rPr>
          <w:t xml:space="preserve">multi-agent AI ethics-training platform improve ethical decision making?</w:t>
        </w:r>
      </w:ins>
    </w:p>
    <w:p w:rsidR="00000000" w:rsidDel="00000000" w:rsidP="00000000" w:rsidRDefault="00000000" w:rsidRPr="00000000" w14:paraId="00000285">
      <w:pPr>
        <w:numPr>
          <w:ilvl w:val="2"/>
          <w:numId w:val="12"/>
        </w:numPr>
        <w:ind w:left="2160" w:hanging="360"/>
        <w:rPr>
          <w:ins w:author="ABM Russel" w:id="22" w:date="2026-09-01T00:36:20Z"/>
          <w:b w:val="1"/>
          <w:bCs w:val="1"/>
        </w:rPr>
      </w:pPr>
      <w:ins w:author="ABM Russel" w:id="21" w:date="2026-09-01T00:36:03Z">
        <w:r w:rsidDel="00000000" w:rsidR="00000000" w:rsidRPr="00000000">
          <w:rPr>
            <w:b w:val="1"/>
            <w:bCs w:val="1"/>
            <w:rtl w:val="0"/>
          </w:rPr>
          <w:t xml:space="preserve">Measure: System requirement - with or without</w:t>
        </w:r>
      </w:ins>
      <w:r w:rsidDel="00000000" w:rsidR="00000000" w:rsidRPr="00000000">
        <w:rPr>
          <w:b w:val="1"/>
          <w:bCs w:val="1"/>
          <w:rtl w:val="0"/>
        </w:rPr>
        <w:t xml:space="preserve"> </w:t>
      </w:r>
      <w:ins w:author="ABM Russel" w:id="22" w:date="2026-09-01T00:36:20Z">
        <w:r w:rsidDel="00000000" w:rsidR="00000000" w:rsidRPr="00000000">
          <w:rPr>
            <w:rtl w:val="0"/>
          </w:rPr>
        </w:r>
      </w:ins>
    </w:p>
    <w:p w:rsidR="00000000" w:rsidDel="00000000" w:rsidP="00000000" w:rsidRDefault="00000000" w:rsidRPr="00000000" w14:paraId="00000286">
      <w:pPr>
        <w:ind w:left="2160" w:firstLine="0"/>
        <w:rPr>
          <w:b w:val="1"/>
          <w:bCs w:val="1"/>
        </w:rPr>
      </w:pPr>
      <w:r w:rsidDel="00000000" w:rsidR="00000000" w:rsidRPr="00000000">
        <w:rPr>
          <w:rtl w:val="0"/>
        </w:rPr>
      </w:r>
    </w:p>
    <w:p w:rsidR="00000000" w:rsidDel="00000000" w:rsidP="00000000" w:rsidRDefault="00000000" w:rsidRPr="00000000" w14:paraId="00000287">
      <w:pPr>
        <w:numPr>
          <w:ilvl w:val="1"/>
          <w:numId w:val="12"/>
        </w:numPr>
        <w:ind w:left="1440" w:hanging="360"/>
        <w:rPr>
          <w:b w:val="1"/>
          <w:bCs w:val="1"/>
        </w:rPr>
      </w:pPr>
      <w:commentRangeStart w:id="24"/>
      <w:commentRangeStart w:id="25"/>
      <w:commentRangeStart w:id="26"/>
      <w:r w:rsidDel="00000000" w:rsidR="00000000" w:rsidRPr="00000000">
        <w:rPr>
          <w:b w:val="1"/>
          <w:bCs w:val="1"/>
          <w:rtl w:val="0"/>
        </w:rPr>
        <w:t xml:space="preserve">RQ1.</w:t>
      </w:r>
      <w:ins w:author="ABM Russel" w:id="23" w:date="2026-09-01T00:36:13Z">
        <w:r w:rsidDel="00000000" w:rsidR="00000000" w:rsidRPr="00000000">
          <w:rPr>
            <w:b w:val="1"/>
            <w:bCs w:val="1"/>
            <w:rtl w:val="0"/>
          </w:rPr>
          <w:t xml:space="preserve">3</w:t>
        </w:r>
      </w:ins>
      <w:del w:author="ABM Russel" w:id="23" w:date="2026-09-01T00:36:13Z">
        <w:r w:rsidDel="00000000" w:rsidR="00000000" w:rsidRPr="00000000">
          <w:rPr>
            <w:b w:val="1"/>
            <w:bCs w:val="1"/>
            <w:rtl w:val="0"/>
          </w:rPr>
          <w:delText xml:space="preserve">2</w:delText>
        </w:r>
      </w:del>
      <w:commentRangeEnd w:id="25"/>
      <w:r w:rsidDel="00000000" w:rsidR="00000000" w:rsidRPr="00000000">
        <w:commentReference w:id="25"/>
      </w:r>
      <w:commentRangeEnd w:id="26"/>
      <w:r w:rsidDel="00000000" w:rsidR="00000000" w:rsidRPr="00000000">
        <w:commentReference w:id="26"/>
      </w:r>
      <w:r w:rsidDel="00000000" w:rsidR="00000000" w:rsidRPr="00000000">
        <w:rPr>
          <w:b w:val="1"/>
          <w:bCs w:val="1"/>
          <w:rtl w:val="0"/>
        </w:rPr>
        <w:t xml:space="preserve">: Can flexibility in choosing </w:t>
      </w:r>
      <w:commentRangeStart w:id="27"/>
      <w:r w:rsidDel="00000000" w:rsidR="00000000" w:rsidRPr="00000000">
        <w:rPr>
          <w:b w:val="1"/>
          <w:bCs w:val="1"/>
          <w:rtl w:val="0"/>
        </w:rPr>
        <w:t xml:space="preserve">own agents</w:t>
      </w:r>
      <w:commentRangeEnd w:id="27"/>
      <w:r w:rsidDel="00000000" w:rsidR="00000000" w:rsidRPr="00000000">
        <w:commentReference w:id="27"/>
      </w:r>
      <w:r w:rsidDel="00000000" w:rsidR="00000000" w:rsidRPr="00000000">
        <w:rPr>
          <w:b w:val="1"/>
          <w:bCs w:val="1"/>
          <w:rtl w:val="0"/>
        </w:rPr>
        <w:t xml:space="preserve"> or </w:t>
      </w:r>
      <w:r w:rsidDel="00000000" w:rsidR="00000000" w:rsidRPr="00000000">
        <w:rPr>
          <w:rtl w:val="0"/>
        </w:rPr>
        <w:t xml:space="preserve">fixed set of agents </w:t>
      </w:r>
      <w:r w:rsidDel="00000000" w:rsidR="00000000" w:rsidRPr="00000000">
        <w:rPr>
          <w:b w:val="1"/>
          <w:bCs w:val="1"/>
          <w:rtl w:val="0"/>
        </w:rPr>
        <w:t xml:space="preserve"> impact on ethical decision making? </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288">
      <w:pPr>
        <w:numPr>
          <w:ilvl w:val="2"/>
          <w:numId w:val="12"/>
        </w:numPr>
        <w:ind w:left="2160" w:hanging="360"/>
        <w:rPr>
          <w:b w:val="1"/>
          <w:bCs w:val="1"/>
        </w:rPr>
      </w:pPr>
      <w:r w:rsidDel="00000000" w:rsidR="00000000" w:rsidRPr="00000000">
        <w:rPr>
          <w:b w:val="1"/>
          <w:bCs w:val="1"/>
          <w:rtl w:val="0"/>
        </w:rPr>
        <w:t xml:space="preserve">Measure: System requirement - Fixed set of Agents vs Flexible Agents. Orchestration - sequentially  (rule-based pre-determined) or other - compare different architecture  </w:t>
      </w:r>
    </w:p>
    <w:p w:rsidR="00000000" w:rsidDel="00000000" w:rsidP="00000000" w:rsidRDefault="00000000" w:rsidRPr="00000000" w14:paraId="00000289">
      <w:pPr>
        <w:numPr>
          <w:ilvl w:val="2"/>
          <w:numId w:val="12"/>
        </w:numPr>
        <w:ind w:left="2160" w:hanging="360"/>
        <w:rPr>
          <w:b w:val="1"/>
          <w:bCs w:val="1"/>
        </w:rPr>
      </w:pPr>
      <w:r w:rsidDel="00000000" w:rsidR="00000000" w:rsidRPr="00000000">
        <w:rPr>
          <w:b w:val="1"/>
          <w:bCs w:val="1"/>
          <w:rtl w:val="0"/>
        </w:rPr>
        <w:t xml:space="preserve">Does restricting users from choosing their own AI agents influence their ethical reasoning, potentially causing users to converge toward similar decisions?</w:t>
      </w:r>
    </w:p>
    <w:p w:rsidR="00000000" w:rsidDel="00000000" w:rsidP="00000000" w:rsidRDefault="00000000" w:rsidRPr="00000000" w14:paraId="0000028A">
      <w:pPr>
        <w:ind w:left="2160" w:firstLine="0"/>
        <w:rPr>
          <w:b w:val="1"/>
          <w:bCs w:val="1"/>
        </w:rPr>
      </w:pPr>
      <w:r w:rsidDel="00000000" w:rsidR="00000000" w:rsidRPr="00000000">
        <w:rPr>
          <w:rtl w:val="0"/>
        </w:rPr>
      </w:r>
    </w:p>
    <w:p w:rsidR="00000000" w:rsidDel="00000000" w:rsidP="00000000" w:rsidRDefault="00000000" w:rsidRPr="00000000" w14:paraId="0000028B">
      <w:pPr>
        <w:numPr>
          <w:ilvl w:val="1"/>
          <w:numId w:val="12"/>
        </w:numPr>
        <w:ind w:left="1440" w:hanging="360"/>
        <w:rPr>
          <w:del w:author="ABM Russel" w:id="24" w:date="2026-09-01T00:36:00Z"/>
          <w:b w:val="1"/>
          <w:bCs w:val="1"/>
        </w:rPr>
      </w:pPr>
      <w:del w:author="ABM Russel" w:id="24" w:date="2026-09-01T00:36:00Z">
        <w:r w:rsidDel="00000000" w:rsidR="00000000" w:rsidRPr="00000000">
          <w:rPr>
            <w:b w:val="1"/>
            <w:bCs w:val="1"/>
            <w:rtl w:val="0"/>
          </w:rPr>
          <w:delText xml:space="preserve">RQ1.3: </w:delText>
        </w:r>
        <w:r w:rsidDel="00000000" w:rsidR="00000000" w:rsidRPr="00000000">
          <w:rPr>
            <w:rtl w:val="0"/>
          </w:rPr>
          <w:delText xml:space="preserve">Does incorporating governance mechanisms in a </w:delText>
        </w:r>
        <w:r w:rsidDel="00000000" w:rsidR="00000000" w:rsidRPr="00000000">
          <w:rPr>
            <w:b w:val="1"/>
            <w:bCs w:val="1"/>
            <w:rtl w:val="0"/>
          </w:rPr>
          <w:delText xml:space="preserve">multi-agent AI ethics-training platform improve ethical decision making?</w:delText>
        </w:r>
      </w:del>
    </w:p>
    <w:p w:rsidR="00000000" w:rsidDel="00000000" w:rsidP="00000000" w:rsidRDefault="00000000" w:rsidRPr="00000000" w14:paraId="0000028C">
      <w:pPr>
        <w:numPr>
          <w:ilvl w:val="1"/>
          <w:numId w:val="12"/>
        </w:numPr>
        <w:ind w:left="1440" w:hanging="360"/>
        <w:rPr>
          <w:b w:val="1"/>
          <w:bCs w:val="1"/>
        </w:rPr>
      </w:pPr>
      <w:del w:author="ABM Russel" w:id="24" w:date="2026-09-01T00:36:00Z">
        <w:r w:rsidDel="00000000" w:rsidR="00000000" w:rsidRPr="00000000">
          <w:rPr>
            <w:b w:val="1"/>
            <w:bCs w:val="1"/>
            <w:rtl w:val="0"/>
          </w:rPr>
          <w:delText xml:space="preserve">Measure: System requirement - with or without</w:delText>
        </w:r>
      </w:del>
      <w:r w:rsidDel="00000000" w:rsidR="00000000" w:rsidRPr="00000000">
        <w:rPr>
          <w:rtl w:val="0"/>
        </w:rPr>
      </w:r>
    </w:p>
    <w:p w:rsidR="00000000" w:rsidDel="00000000" w:rsidP="00000000" w:rsidRDefault="00000000" w:rsidRPr="00000000" w14:paraId="0000028D">
      <w:pPr>
        <w:numPr>
          <w:ilvl w:val="1"/>
          <w:numId w:val="12"/>
        </w:numPr>
        <w:ind w:left="1440" w:hanging="360"/>
        <w:rPr>
          <w:b w:val="1"/>
          <w:bCs w:val="1"/>
          <w:color w:val="0000ff"/>
        </w:rPr>
      </w:pPr>
      <w:r w:rsidDel="00000000" w:rsidR="00000000" w:rsidRPr="00000000">
        <w:rPr>
          <w:rtl w:val="0"/>
        </w:rPr>
      </w:r>
    </w:p>
    <w:p w:rsidR="00000000" w:rsidDel="00000000" w:rsidP="00000000" w:rsidRDefault="00000000" w:rsidRPr="00000000" w14:paraId="0000028E">
      <w:pPr>
        <w:numPr>
          <w:ilvl w:val="1"/>
          <w:numId w:val="12"/>
        </w:numPr>
        <w:ind w:left="1440" w:hanging="360"/>
        <w:rPr>
          <w:b w:val="1"/>
          <w:bCs w:val="1"/>
          <w:color w:val="0000ff"/>
        </w:rPr>
      </w:pPr>
      <w:r w:rsidDel="00000000" w:rsidR="00000000" w:rsidRPr="00000000">
        <w:rPr>
          <w:b w:val="1"/>
          <w:bCs w:val="1"/>
          <w:color w:val="0000ff"/>
          <w:rtl w:val="0"/>
        </w:rPr>
        <w:t xml:space="preserve">RQ1.</w:t>
      </w:r>
      <w:ins w:author="ABM Russel" w:id="25" w:date="2026-09-01T00:35:00Z">
        <w:r w:rsidDel="00000000" w:rsidR="00000000" w:rsidRPr="00000000">
          <w:rPr>
            <w:b w:val="1"/>
            <w:bCs w:val="1"/>
            <w:color w:val="0000ff"/>
            <w:rtl w:val="0"/>
          </w:rPr>
          <w:t xml:space="preserve">44</w:t>
        </w:r>
      </w:ins>
      <w:del w:author="ABM Russel" w:id="25" w:date="2026-09-01T00:35:00Z">
        <w:r w:rsidDel="00000000" w:rsidR="00000000" w:rsidRPr="00000000">
          <w:rPr>
            <w:b w:val="1"/>
            <w:bCs w:val="1"/>
            <w:color w:val="0000ff"/>
            <w:rtl w:val="0"/>
          </w:rPr>
          <w:delText xml:space="preserve">5</w:delText>
        </w:r>
      </w:del>
      <w:r w:rsidDel="00000000" w:rsidR="00000000" w:rsidRPr="00000000">
        <w:rPr>
          <w:b w:val="1"/>
          <w:bCs w:val="1"/>
          <w:color w:val="0000ff"/>
          <w:rtl w:val="0"/>
        </w:rPr>
        <w:t xml:space="preserve">: </w:t>
      </w:r>
      <w:r w:rsidDel="00000000" w:rsidR="00000000" w:rsidRPr="00000000">
        <w:rPr>
          <w:color w:val="0000ff"/>
          <w:rtl w:val="0"/>
        </w:rPr>
        <w:t xml:space="preserve">Does showing dissent among</w:t>
      </w:r>
      <w:ins w:author="ABM Russel" w:id="26" w:date="2026-09-01T00:28:11Z">
        <w:r w:rsidDel="00000000" w:rsidR="00000000" w:rsidRPr="00000000">
          <w:rPr>
            <w:color w:val="0000ff"/>
            <w:rtl w:val="0"/>
          </w:rPr>
          <w:t xml:space="preserve"> a pool of</w:t>
        </w:r>
      </w:ins>
      <w:r w:rsidDel="00000000" w:rsidR="00000000" w:rsidRPr="00000000">
        <w:rPr>
          <w:color w:val="0000ff"/>
          <w:rtl w:val="0"/>
        </w:rPr>
        <w:t xml:space="preserve"> AI agents reduce students' over-reliance on incorrect AI advice, compared to a no-dissent-visibility condition? Measure: Behavioural over-reliance ratio discussed in prev meetings</w:t>
      </w:r>
    </w:p>
    <w:p w:rsidR="00000000" w:rsidDel="00000000" w:rsidP="00000000" w:rsidRDefault="00000000" w:rsidRPr="00000000" w14:paraId="0000028F">
      <w:pPr>
        <w:numPr>
          <w:ilvl w:val="0"/>
          <w:numId w:val="12"/>
        </w:numPr>
        <w:ind w:left="720" w:hanging="360"/>
        <w:rPr>
          <w:b w:val="1"/>
          <w:bCs w:val="1"/>
        </w:rPr>
      </w:pPr>
      <w:r w:rsidDel="00000000" w:rsidR="00000000" w:rsidRPr="00000000">
        <w:rPr>
          <w:rtl w:val="0"/>
        </w:rPr>
        <w:t xml:space="preserve">R Objective 2: Do</w:t>
      </w:r>
      <w:r w:rsidDel="00000000" w:rsidR="00000000" w:rsidRPr="00000000">
        <w:rPr>
          <w:highlight w:val="green"/>
          <w:rtl w:val="0"/>
        </w:rPr>
        <w:t xml:space="preserve"> governance mechanisms</w:t>
      </w:r>
      <w:r w:rsidDel="00000000" w:rsidR="00000000" w:rsidRPr="00000000">
        <w:rPr>
          <w:highlight w:val="yellow"/>
          <w:rtl w:val="0"/>
        </w:rPr>
        <w:t xml:space="preserve"> increase the quality </w:t>
      </w:r>
      <w:r w:rsidDel="00000000" w:rsidR="00000000" w:rsidRPr="00000000">
        <w:rPr>
          <w:rtl w:val="0"/>
        </w:rPr>
        <w:t xml:space="preserve">of overall ethical decision</w:t>
      </w:r>
      <w:r w:rsidDel="00000000" w:rsidR="00000000" w:rsidRPr="00000000">
        <w:rPr>
          <w:b w:val="1"/>
          <w:bCs w:val="1"/>
          <w:rtl w:val="0"/>
        </w:rPr>
        <w:t xml:space="preserve">?</w:t>
      </w:r>
      <w:ins w:author="ABM Russel" w:id="27" w:date="2026-09-01T00:37:15Z">
        <w:r w:rsidDel="00000000" w:rsidR="00000000" w:rsidRPr="00000000">
          <w:rPr>
            <w:b w:val="1"/>
            <w:bCs w:val="1"/>
            <w:rtl w:val="0"/>
          </w:rPr>
          <w:t xml:space="preserve"> Refer to RQ1.2b</w:t>
        </w:r>
      </w:ins>
      <w:r w:rsidDel="00000000" w:rsidR="00000000" w:rsidRPr="00000000">
        <w:rPr>
          <w:rtl w:val="0"/>
        </w:rPr>
      </w:r>
    </w:p>
    <w:p w:rsidR="00000000" w:rsidDel="00000000" w:rsidP="00000000" w:rsidRDefault="00000000" w:rsidRPr="00000000" w14:paraId="00000290">
      <w:pPr>
        <w:numPr>
          <w:ilvl w:val="1"/>
          <w:numId w:val="12"/>
        </w:numPr>
        <w:ind w:left="1440" w:hanging="360"/>
        <w:rPr>
          <w:b w:val="1"/>
          <w:bCs w:val="1"/>
        </w:rPr>
      </w:pPr>
      <w:r w:rsidDel="00000000" w:rsidR="00000000" w:rsidRPr="00000000">
        <w:rPr>
          <w:b w:val="1"/>
          <w:bCs w:val="1"/>
          <w:rtl w:val="0"/>
        </w:rPr>
        <w:t xml:space="preserve">RQ2.1: Define quality of ethical decision - Accuracy???  </w:t>
      </w:r>
    </w:p>
    <w:p w:rsidR="00000000" w:rsidDel="00000000" w:rsidP="00000000" w:rsidRDefault="00000000" w:rsidRPr="00000000" w14:paraId="00000291">
      <w:pPr>
        <w:numPr>
          <w:ilvl w:val="2"/>
          <w:numId w:val="12"/>
        </w:numPr>
        <w:ind w:left="2160" w:hanging="360"/>
        <w:rPr>
          <w:b w:val="1"/>
          <w:bCs w:val="1"/>
        </w:rPr>
      </w:pPr>
      <w:r w:rsidDel="00000000" w:rsidR="00000000" w:rsidRPr="00000000">
        <w:rPr>
          <w:b w:val="1"/>
          <w:bCs w:val="1"/>
          <w:rtl w:val="0"/>
        </w:rPr>
        <w:t xml:space="preserve">Measure: If accuracy then % of correct answers</w:t>
      </w:r>
    </w:p>
    <w:p w:rsidR="00000000" w:rsidDel="00000000" w:rsidP="00000000" w:rsidRDefault="00000000" w:rsidRPr="00000000" w14:paraId="00000292">
      <w:pPr>
        <w:numPr>
          <w:ilvl w:val="1"/>
          <w:numId w:val="12"/>
        </w:numPr>
        <w:ind w:left="1440" w:hanging="360"/>
        <w:rPr>
          <w:b w:val="1"/>
          <w:bCs w:val="1"/>
        </w:rPr>
      </w:pPr>
      <w:r w:rsidDel="00000000" w:rsidR="00000000" w:rsidRPr="00000000">
        <w:rPr>
          <w:b w:val="1"/>
          <w:bCs w:val="1"/>
          <w:rtl w:val="0"/>
        </w:rPr>
        <w:t xml:space="preserve">RQ2.1.1 [BUILDS ON ABOVE]: </w:t>
      </w:r>
      <w:r w:rsidDel="00000000" w:rsidR="00000000" w:rsidRPr="00000000">
        <w:rPr>
          <w:rtl w:val="0"/>
        </w:rPr>
        <w:t xml:space="preserve">Does [chosen gov mechanism] improve the accuracy of students' final ethical decisions relative to expert-validated ground truth?</w:t>
      </w:r>
    </w:p>
    <w:p w:rsidR="00000000" w:rsidDel="00000000" w:rsidP="00000000" w:rsidRDefault="00000000" w:rsidRPr="00000000" w14:paraId="00000293">
      <w:pPr>
        <w:ind w:left="1440" w:firstLine="0"/>
        <w:rPr/>
      </w:pPr>
      <w:r w:rsidDel="00000000" w:rsidR="00000000" w:rsidRPr="00000000">
        <w:rPr>
          <w:b w:val="1"/>
          <w:bCs w:val="1"/>
          <w:rtl w:val="0"/>
        </w:rPr>
        <w:t xml:space="preserve">Measure:</w:t>
      </w:r>
      <w:r w:rsidDel="00000000" w:rsidR="00000000" w:rsidRPr="00000000">
        <w:rPr>
          <w:rtl w:val="0"/>
        </w:rPr>
        <w:t xml:space="preserve"> % of final decisions matching the expert-consensus answer </w:t>
      </w:r>
    </w:p>
    <w:p w:rsidR="00000000" w:rsidDel="00000000" w:rsidP="00000000" w:rsidRDefault="00000000" w:rsidRPr="00000000" w14:paraId="00000294">
      <w:pPr>
        <w:ind w:left="720" w:firstLine="0"/>
        <w:rPr>
          <w:b w:val="1"/>
          <w:bCs w:val="1"/>
        </w:rPr>
      </w:pPr>
      <w:r w:rsidDel="00000000" w:rsidR="00000000" w:rsidRPr="00000000">
        <w:rPr>
          <w:rtl w:val="0"/>
        </w:rPr>
      </w:r>
    </w:p>
    <w:p w:rsidR="00000000" w:rsidDel="00000000" w:rsidP="00000000" w:rsidRDefault="00000000" w:rsidRPr="00000000" w14:paraId="00000295">
      <w:pPr>
        <w:numPr>
          <w:ilvl w:val="0"/>
          <w:numId w:val="12"/>
        </w:numPr>
        <w:ind w:left="720" w:hanging="360"/>
        <w:rPr>
          <w:b w:val="1"/>
          <w:bCs w:val="1"/>
        </w:rPr>
      </w:pPr>
      <w:r w:rsidDel="00000000" w:rsidR="00000000" w:rsidRPr="00000000">
        <w:rPr>
          <w:rtl w:val="0"/>
        </w:rPr>
        <w:t xml:space="preserve">R Objective 3: Do </w:t>
      </w:r>
      <w:r w:rsidDel="00000000" w:rsidR="00000000" w:rsidRPr="00000000">
        <w:rPr>
          <w:highlight w:val="green"/>
          <w:rtl w:val="0"/>
        </w:rPr>
        <w:t xml:space="preserve">governance mechanisms</w:t>
      </w:r>
      <w:r w:rsidDel="00000000" w:rsidR="00000000" w:rsidRPr="00000000">
        <w:rPr>
          <w:rtl w:val="0"/>
        </w:rPr>
        <w:t xml:space="preserve"> increase the </w:t>
      </w:r>
      <w:commentRangeStart w:id="28"/>
      <w:commentRangeStart w:id="29"/>
      <w:commentRangeStart w:id="30"/>
      <w:commentRangeStart w:id="31"/>
      <w:commentRangeStart w:id="32"/>
      <w:r w:rsidDel="00000000" w:rsidR="00000000" w:rsidRPr="00000000">
        <w:rPr>
          <w:highlight w:val="yellow"/>
          <w:rtl w:val="0"/>
        </w:rPr>
        <w:t xml:space="preserve">reliability</w:t>
      </w:r>
      <w:commentRangeEnd w:id="28"/>
      <w:r w:rsidDel="00000000" w:rsidR="00000000" w:rsidRPr="00000000">
        <w:commentReference w:id="28"/>
      </w:r>
      <w:commentRangeEnd w:id="29"/>
      <w:r w:rsidDel="00000000" w:rsidR="00000000" w:rsidRPr="00000000">
        <w:commentReference w:id="29"/>
      </w:r>
      <w:commentRangeEnd w:id="30"/>
      <w:r w:rsidDel="00000000" w:rsidR="00000000" w:rsidRPr="00000000">
        <w:commentReference w:id="30"/>
      </w:r>
      <w:commentRangeEnd w:id="31"/>
      <w:r w:rsidDel="00000000" w:rsidR="00000000" w:rsidRPr="00000000">
        <w:commentReference w:id="31"/>
      </w:r>
      <w:commentRangeEnd w:id="32"/>
      <w:r w:rsidDel="00000000" w:rsidR="00000000" w:rsidRPr="00000000">
        <w:commentReference w:id="32"/>
      </w:r>
      <w:r w:rsidDel="00000000" w:rsidR="00000000" w:rsidRPr="00000000">
        <w:rPr>
          <w:rtl w:val="0"/>
        </w:rPr>
        <w:t xml:space="preserve"> (using utilitarian or similar) of overall ethical decision?</w:t>
      </w:r>
      <w:r w:rsidDel="00000000" w:rsidR="00000000" w:rsidRPr="00000000">
        <w:rPr>
          <w:b w:val="1"/>
          <w:bCs w:val="1"/>
          <w:rtl w:val="0"/>
        </w:rPr>
        <w:t xml:space="preserve"> </w:t>
      </w:r>
      <w:ins w:author="ABM Russel" w:id="28" w:date="2026-09-01T00:37:30Z">
        <w:r w:rsidDel="00000000" w:rsidR="00000000" w:rsidRPr="00000000">
          <w:rPr>
            <w:b w:val="1"/>
            <w:bCs w:val="1"/>
            <w:rtl w:val="0"/>
          </w:rPr>
          <w:t xml:space="preserve">Refer to RQ1.2c</w:t>
        </w:r>
      </w:ins>
      <w:r w:rsidDel="00000000" w:rsidR="00000000" w:rsidRPr="00000000">
        <w:rPr>
          <w:rtl w:val="0"/>
        </w:rPr>
      </w:r>
    </w:p>
    <w:p w:rsidR="00000000" w:rsidDel="00000000" w:rsidP="00000000" w:rsidRDefault="00000000" w:rsidRPr="00000000" w14:paraId="00000296">
      <w:pPr>
        <w:numPr>
          <w:ilvl w:val="1"/>
          <w:numId w:val="12"/>
        </w:numPr>
        <w:ind w:left="1440" w:hanging="360"/>
        <w:rPr>
          <w:b w:val="1"/>
          <w:bCs w:val="1"/>
        </w:rPr>
      </w:pPr>
      <w:r w:rsidDel="00000000" w:rsidR="00000000" w:rsidRPr="00000000">
        <w:rPr>
          <w:b w:val="1"/>
          <w:bCs w:val="1"/>
          <w:rtl w:val="0"/>
        </w:rPr>
        <w:t xml:space="preserve">RQ3.1: Define reliability of ethical decision - based on consensus/consequences/risk? </w:t>
      </w:r>
    </w:p>
    <w:p w:rsidR="00000000" w:rsidDel="00000000" w:rsidP="00000000" w:rsidRDefault="00000000" w:rsidRPr="00000000" w14:paraId="00000297">
      <w:pPr>
        <w:numPr>
          <w:ilvl w:val="2"/>
          <w:numId w:val="12"/>
        </w:numPr>
        <w:ind w:left="2160" w:hanging="360"/>
        <w:rPr>
          <w:b w:val="1"/>
          <w:bCs w:val="1"/>
        </w:rPr>
      </w:pPr>
      <w:r w:rsidDel="00000000" w:rsidR="00000000" w:rsidRPr="00000000">
        <w:rPr>
          <w:b w:val="1"/>
          <w:bCs w:val="1"/>
          <w:rtl w:val="0"/>
        </w:rPr>
        <w:t xml:space="preserve">Measure: </w:t>
      </w:r>
    </w:p>
    <w:p w:rsidR="00000000" w:rsidDel="00000000" w:rsidP="00000000" w:rsidRDefault="00000000" w:rsidRPr="00000000" w14:paraId="00000298">
      <w:pPr>
        <w:numPr>
          <w:ilvl w:val="0"/>
          <w:numId w:val="12"/>
        </w:numPr>
        <w:ind w:left="720" w:hanging="360"/>
        <w:rPr>
          <w:b w:val="1"/>
          <w:bCs w:val="1"/>
        </w:rPr>
      </w:pPr>
      <w:r w:rsidDel="00000000" w:rsidR="00000000" w:rsidRPr="00000000">
        <w:rPr>
          <w:b w:val="1"/>
          <w:bCs w:val="1"/>
          <w:rtl w:val="0"/>
        </w:rPr>
        <w:t xml:space="preserve">R Objective 4: </w:t>
      </w:r>
      <w:r w:rsidDel="00000000" w:rsidR="00000000" w:rsidRPr="00000000">
        <w:rPr>
          <w:rtl w:val="0"/>
        </w:rPr>
        <w:t xml:space="preserve">Is the effect of [Gov mechanism] on over-reliance and accuracy stronger for contested/ambiguous ethical cases than for cases with high expert consensus </w:t>
      </w:r>
      <w:ins w:author="ABM Russel" w:id="29" w:date="2026-09-01T00:39:17Z">
        <w:r w:rsidDel="00000000" w:rsidR="00000000" w:rsidRPr="00000000">
          <w:rPr>
            <w:b w:val="1"/>
            <w:bCs w:val="1"/>
            <w:rtl w:val="0"/>
          </w:rPr>
          <w:t xml:space="preserve">Refer to RQ1.2a</w:t>
        </w:r>
      </w:ins>
      <w:r w:rsidDel="00000000" w:rsidR="00000000" w:rsidRPr="00000000">
        <w:rPr>
          <w:rtl w:val="0"/>
        </w:rPr>
      </w:r>
    </w:p>
    <w:p w:rsidR="00000000" w:rsidDel="00000000" w:rsidP="00000000" w:rsidRDefault="00000000" w:rsidRPr="00000000" w14:paraId="00000299">
      <w:pPr>
        <w:numPr>
          <w:ilvl w:val="1"/>
          <w:numId w:val="12"/>
        </w:numPr>
        <w:ind w:left="1440" w:hanging="360"/>
      </w:pPr>
      <w:r w:rsidDel="00000000" w:rsidR="00000000" w:rsidRPr="00000000">
        <w:rPr>
          <w:rtl w:val="0"/>
        </w:rPr>
        <w:t xml:space="preserve">Remember the study from last week? Where they tested ONLY ON LOW RISK DECISION? We can fill that gap!</w:t>
      </w:r>
    </w:p>
    <w:p w:rsidR="00000000" w:rsidDel="00000000" w:rsidP="00000000" w:rsidRDefault="00000000" w:rsidRPr="00000000" w14:paraId="0000029A">
      <w:pPr>
        <w:numPr>
          <w:ilvl w:val="0"/>
          <w:numId w:val="12"/>
        </w:numPr>
        <w:ind w:left="720" w:hanging="360"/>
      </w:pPr>
      <w:r w:rsidDel="00000000" w:rsidR="00000000" w:rsidRPr="00000000">
        <w:rPr>
          <w:b w:val="1"/>
          <w:bCs w:val="1"/>
          <w:rtl w:val="0"/>
        </w:rPr>
        <w:t xml:space="preserve">R Objective 5</w:t>
      </w:r>
      <w:r w:rsidDel="00000000" w:rsidR="00000000" w:rsidRPr="00000000">
        <w:rPr>
          <w:rtl w:val="0"/>
        </w:rPr>
        <w:t xml:space="preserve">: Does [Gov mechanism] reduce students' self-reported trust in the AI's advice, and does that align with their behavioural over-reliance?</w:t>
      </w:r>
    </w:p>
    <w:p w:rsidR="00000000" w:rsidDel="00000000" w:rsidP="00000000" w:rsidRDefault="00000000" w:rsidRPr="00000000" w14:paraId="0000029B">
      <w:pPr>
        <w:numPr>
          <w:ilvl w:val="1"/>
          <w:numId w:val="12"/>
        </w:numPr>
        <w:ind w:left="1440" w:hanging="360"/>
      </w:pPr>
      <w:r w:rsidDel="00000000" w:rsidR="00000000" w:rsidRPr="00000000">
        <w:rPr>
          <w:rtl w:val="0"/>
        </w:rPr>
        <w:t xml:space="preserve">Does trust == reliance?</w:t>
      </w:r>
    </w:p>
    <w:p w:rsidR="00000000" w:rsidDel="00000000" w:rsidP="00000000" w:rsidRDefault="00000000" w:rsidRPr="00000000" w14:paraId="0000029C">
      <w:pPr>
        <w:numPr>
          <w:ilvl w:val="1"/>
          <w:numId w:val="12"/>
        </w:numPr>
        <w:ind w:left="1440" w:hanging="360"/>
      </w:pPr>
      <w:r w:rsidDel="00000000" w:rsidR="00000000" w:rsidRPr="00000000">
        <w:rPr>
          <w:rtl w:val="0"/>
        </w:rPr>
        <w:t xml:space="preserve">Measure: Jian Et Al has a scale: </w:t>
      </w:r>
      <w:hyperlink r:id="rId36">
        <w:r w:rsidDel="00000000" w:rsidR="00000000" w:rsidRPr="00000000">
          <w:rPr>
            <w:color w:val="1155cc"/>
            <w:u w:val="single"/>
            <w:rtl w:val="0"/>
          </w:rPr>
          <w:t xml:space="preserve">(PDF) Foundations for an Empirically Determined Scale of Trust in Automated Systems</w:t>
        </w:r>
      </w:hyperlink>
      <w:r w:rsidDel="00000000" w:rsidR="00000000" w:rsidRPr="00000000">
        <w:rPr>
          <w:rtl w:val="0"/>
        </w:rPr>
        <w:t xml:space="preserve"> </w:t>
      </w:r>
    </w:p>
    <w:p w:rsidR="00000000" w:rsidDel="00000000" w:rsidP="00000000" w:rsidRDefault="00000000" w:rsidRPr="00000000" w14:paraId="0000029D">
      <w:pPr>
        <w:ind w:left="1440" w:firstLine="0"/>
        <w:rPr/>
      </w:pPr>
      <w:r w:rsidDel="00000000" w:rsidR="00000000" w:rsidRPr="00000000">
        <w:rPr/>
        <w:drawing>
          <wp:inline distB="114300" distT="114300" distL="114300" distR="114300">
            <wp:extent cx="3729038" cy="3214901"/>
            <wp:effectExtent b="0" l="0" r="0" t="0"/>
            <wp:docPr id="9"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3729038" cy="3214901"/>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rPr>
          <w:b w:val="1"/>
          <w:bCs w:val="1"/>
          <w:sz w:val="28"/>
          <w:szCs w:val="28"/>
        </w:rPr>
      </w:pPr>
      <w:r w:rsidDel="00000000" w:rsidR="00000000" w:rsidRPr="00000000">
        <w:rPr>
          <w:rtl w:val="0"/>
        </w:rPr>
      </w:r>
    </w:p>
    <w:p w:rsidR="00000000" w:rsidDel="00000000" w:rsidP="00000000" w:rsidRDefault="00000000" w:rsidRPr="00000000" w14:paraId="0000029F">
      <w:pPr>
        <w:rPr>
          <w:b w:val="1"/>
          <w:bCs w:val="1"/>
          <w:sz w:val="28"/>
          <w:szCs w:val="28"/>
        </w:rPr>
      </w:pPr>
      <w:r w:rsidDel="00000000" w:rsidR="00000000" w:rsidRPr="00000000">
        <w:rPr>
          <w:rtl w:val="0"/>
        </w:rPr>
      </w:r>
    </w:p>
    <w:p w:rsidR="00000000" w:rsidDel="00000000" w:rsidP="00000000" w:rsidRDefault="00000000" w:rsidRPr="00000000" w14:paraId="000002A0">
      <w:pPr>
        <w:rPr>
          <w:sz w:val="28"/>
          <w:szCs w:val="28"/>
        </w:rPr>
      </w:pPr>
      <w:r w:rsidDel="00000000" w:rsidR="00000000" w:rsidRPr="00000000">
        <w:rPr>
          <w:sz w:val="28"/>
          <w:szCs w:val="28"/>
          <w:rtl w:val="0"/>
        </w:rPr>
        <w:t xml:space="preserve">Reliability = accuracy against expert validated ans.</w:t>
      </w:r>
    </w:p>
    <w:p w:rsidR="00000000" w:rsidDel="00000000" w:rsidP="00000000" w:rsidRDefault="00000000" w:rsidRPr="00000000" w14:paraId="000002A1">
      <w:pPr>
        <w:rPr>
          <w:b w:val="1"/>
          <w:bCs w:val="1"/>
          <w:sz w:val="28"/>
          <w:szCs w:val="28"/>
        </w:rPr>
      </w:pPr>
      <w:r w:rsidDel="00000000" w:rsidR="00000000" w:rsidRPr="00000000">
        <w:rPr>
          <w:rtl w:val="0"/>
        </w:rPr>
      </w:r>
    </w:p>
    <w:p w:rsidR="00000000" w:rsidDel="00000000" w:rsidP="00000000" w:rsidRDefault="00000000" w:rsidRPr="00000000" w14:paraId="000002A2">
      <w:pPr>
        <w:rPr>
          <w:b w:val="1"/>
          <w:bCs w:val="1"/>
          <w:sz w:val="28"/>
          <w:szCs w:val="28"/>
        </w:rPr>
      </w:pPr>
      <w:r w:rsidDel="00000000" w:rsidR="00000000" w:rsidRPr="00000000">
        <w:rPr>
          <w:rtl w:val="0"/>
        </w:rPr>
      </w:r>
    </w:p>
    <w:p w:rsidR="00000000" w:rsidDel="00000000" w:rsidP="00000000" w:rsidRDefault="00000000" w:rsidRPr="00000000" w14:paraId="000002A3">
      <w:pPr>
        <w:rPr>
          <w:b w:val="1"/>
          <w:bCs w:val="1"/>
          <w:sz w:val="28"/>
          <w:szCs w:val="28"/>
        </w:rPr>
      </w:pPr>
      <w:r w:rsidDel="00000000" w:rsidR="00000000" w:rsidRPr="00000000">
        <w:rPr>
          <w:rtl w:val="0"/>
        </w:rPr>
      </w:r>
    </w:p>
    <w:p w:rsidR="00000000" w:rsidDel="00000000" w:rsidP="00000000" w:rsidRDefault="00000000" w:rsidRPr="00000000" w14:paraId="000002A4">
      <w:pPr>
        <w:rPr>
          <w:b w:val="1"/>
          <w:bCs w:val="1"/>
          <w:sz w:val="28"/>
          <w:szCs w:val="28"/>
        </w:rPr>
      </w:pPr>
      <w:r w:rsidDel="00000000" w:rsidR="00000000" w:rsidRPr="00000000">
        <w:rPr>
          <w:rtl w:val="0"/>
        </w:rPr>
      </w:r>
    </w:p>
    <w:p w:rsidR="00000000" w:rsidDel="00000000" w:rsidP="00000000" w:rsidRDefault="00000000" w:rsidRPr="00000000" w14:paraId="000002A5">
      <w:pPr>
        <w:rPr>
          <w:b w:val="1"/>
          <w:bCs w:val="1"/>
          <w:sz w:val="28"/>
          <w:szCs w:val="28"/>
        </w:rPr>
      </w:pPr>
      <w:r w:rsidDel="00000000" w:rsidR="00000000" w:rsidRPr="00000000">
        <w:rPr>
          <w:rtl w:val="0"/>
        </w:rPr>
      </w:r>
    </w:p>
    <w:p w:rsidR="00000000" w:rsidDel="00000000" w:rsidP="00000000" w:rsidRDefault="00000000" w:rsidRPr="00000000" w14:paraId="000002A6">
      <w:pPr>
        <w:rPr>
          <w:b w:val="1"/>
          <w:bCs w:val="1"/>
          <w:sz w:val="28"/>
          <w:szCs w:val="28"/>
        </w:rPr>
      </w:pPr>
      <w:r w:rsidDel="00000000" w:rsidR="00000000" w:rsidRPr="00000000">
        <w:rPr>
          <w:b w:val="1"/>
          <w:bCs w:val="1"/>
          <w:sz w:val="28"/>
          <w:szCs w:val="28"/>
          <w:rtl w:val="0"/>
        </w:rPr>
        <w:t xml:space="preserve">NFR and FRS:</w:t>
      </w:r>
    </w:p>
    <w:p w:rsidR="00000000" w:rsidDel="00000000" w:rsidP="00000000" w:rsidRDefault="00000000" w:rsidRPr="00000000" w14:paraId="000002A7">
      <w:pPr>
        <w:rPr>
          <w:b w:val="1"/>
          <w:bCs w:val="1"/>
        </w:rPr>
      </w:pPr>
      <w:r w:rsidDel="00000000" w:rsidR="00000000" w:rsidRPr="00000000">
        <w:rPr>
          <w:b w:val="1"/>
          <w:bCs w:val="1"/>
          <w:rtl w:val="0"/>
        </w:rPr>
        <w:t xml:space="preserve">Some general ideas, it is very hard to know without know what the RQ actually is </w:t>
      </w:r>
    </w:p>
    <w:p w:rsidR="00000000" w:rsidDel="00000000" w:rsidP="00000000" w:rsidRDefault="00000000" w:rsidRPr="00000000" w14:paraId="000002A8">
      <w:pPr>
        <w:spacing w:after="240" w:before="240" w:lineRule="auto"/>
        <w:rPr>
          <w:ins w:author="ABM Russel" w:id="30" w:date="2026-09-01T00:30:12Z"/>
          <w:b w:val="1"/>
          <w:bCs w:val="1"/>
        </w:rPr>
      </w:pPr>
      <w:r w:rsidDel="00000000" w:rsidR="00000000" w:rsidRPr="00000000">
        <w:rPr>
          <w:b w:val="1"/>
          <w:bCs w:val="1"/>
          <w:rtl w:val="0"/>
        </w:rPr>
        <w:t xml:space="preserve">FR: </w:t>
      </w:r>
      <w:ins w:author="ABM Russel" w:id="30" w:date="2026-09-01T00:30:12Z">
        <w:r w:rsidDel="00000000" w:rsidR="00000000" w:rsidRPr="00000000">
          <w:rPr>
            <w:rtl w:val="0"/>
          </w:rPr>
        </w:r>
      </w:ins>
    </w:p>
    <w:p w:rsidR="00000000" w:rsidDel="00000000" w:rsidP="00000000" w:rsidRDefault="00000000" w:rsidRPr="00000000" w14:paraId="000002A9">
      <w:pPr>
        <w:spacing w:after="240" w:before="240" w:lineRule="auto"/>
        <w:rPr>
          <w:b w:val="1"/>
          <w:bCs w:val="1"/>
        </w:rPr>
      </w:pPr>
      <w:ins w:author="ABM Russel" w:id="30" w:date="2026-09-01T00:30:12Z">
        <w:r w:rsidDel="00000000" w:rsidR="00000000" w:rsidRPr="00000000">
          <w:rPr>
            <w:b w:val="1"/>
            <w:bCs w:val="1"/>
            <w:rtl w:val="0"/>
          </w:rPr>
          <w:t xml:space="preserve">Pre-:</w:t>
        </w:r>
      </w:ins>
      <w:r w:rsidDel="00000000" w:rsidR="00000000" w:rsidRPr="00000000">
        <w:rPr>
          <w:rtl w:val="0"/>
        </w:rPr>
      </w:r>
    </w:p>
    <w:p w:rsidR="00000000" w:rsidDel="00000000" w:rsidP="00000000" w:rsidRDefault="00000000" w:rsidRPr="00000000" w14:paraId="000002AA">
      <w:pPr>
        <w:numPr>
          <w:ilvl w:val="0"/>
          <w:numId w:val="25"/>
        </w:numPr>
        <w:spacing w:after="240" w:before="240" w:lineRule="auto"/>
        <w:ind w:left="720" w:hanging="360"/>
        <w:rPr>
          <w:ins w:author="ABM Russel" w:id="31" w:date="2026-09-01T00:29:47Z"/>
        </w:rPr>
      </w:pPr>
      <w:ins w:author="ABM Russel" w:id="31" w:date="2026-09-01T00:29:47Z">
        <w:r w:rsidDel="00000000" w:rsidR="00000000" w:rsidRPr="00000000">
          <w:rPr>
            <w:rtl w:val="0"/>
          </w:rPr>
          <w:t xml:space="preserve">Selection of AI agents (Flexible choose your own agents from an existing agents skills vs pre-determined Fixed agents)</w:t>
        </w:r>
      </w:ins>
    </w:p>
    <w:p w:rsidR="00000000" w:rsidDel="00000000" w:rsidP="00000000" w:rsidRDefault="00000000" w:rsidRPr="00000000" w14:paraId="000002AB">
      <w:pPr>
        <w:spacing w:after="240" w:before="240" w:lineRule="auto"/>
        <w:rPr>
          <w:ins w:author="ABM Russel" w:id="31" w:date="2026-09-01T00:29:47Z"/>
        </w:rPr>
      </w:pPr>
      <w:ins w:author="ABM Russel" w:id="31" w:date="2026-09-01T00:29:47Z">
        <w:r w:rsidDel="00000000" w:rsidR="00000000" w:rsidRPr="00000000">
          <w:rPr>
            <w:rtl w:val="0"/>
          </w:rPr>
          <w:t xml:space="preserve">During: </w:t>
        </w:r>
      </w:ins>
    </w:p>
    <w:p w:rsidR="00000000" w:rsidDel="00000000" w:rsidP="00000000" w:rsidRDefault="00000000" w:rsidRPr="00000000" w14:paraId="000002AC">
      <w:pPr>
        <w:numPr>
          <w:ilvl w:val="0"/>
          <w:numId w:val="25"/>
        </w:numPr>
        <w:spacing w:after="0" w:afterAutospacing="0" w:before="240" w:lineRule="auto"/>
        <w:ind w:left="720" w:hanging="360"/>
      </w:pPr>
      <w:r w:rsidDel="00000000" w:rsidR="00000000" w:rsidRPr="00000000">
        <w:rPr>
          <w:rtl w:val="0"/>
        </w:rPr>
        <w:t xml:space="preserve">Multi-agent advice generation</w:t>
      </w:r>
    </w:p>
    <w:p w:rsidR="00000000" w:rsidDel="00000000" w:rsidP="00000000" w:rsidRDefault="00000000" w:rsidRPr="00000000" w14:paraId="000002AD">
      <w:pPr>
        <w:numPr>
          <w:ilvl w:val="1"/>
          <w:numId w:val="25"/>
        </w:numPr>
        <w:spacing w:after="0" w:afterAutospacing="0" w:before="0" w:beforeAutospacing="0" w:lineRule="auto"/>
        <w:ind w:left="1440" w:hanging="360"/>
      </w:pPr>
      <w:r w:rsidDel="00000000" w:rsidR="00000000" w:rsidRPr="00000000">
        <w:rPr>
          <w:rtl w:val="0"/>
        </w:rPr>
        <w:t xml:space="preserve">distinct/specialised agent roles</w:t>
      </w:r>
    </w:p>
    <w:p w:rsidR="00000000" w:rsidDel="00000000" w:rsidP="00000000" w:rsidRDefault="00000000" w:rsidRPr="00000000" w14:paraId="000002AE">
      <w:pPr>
        <w:numPr>
          <w:ilvl w:val="0"/>
          <w:numId w:val="25"/>
        </w:numPr>
        <w:spacing w:after="0" w:afterAutospacing="0" w:before="0" w:beforeAutospacing="0" w:lineRule="auto"/>
        <w:ind w:left="720" w:hanging="360"/>
      </w:pPr>
      <w:r w:rsidDel="00000000" w:rsidR="00000000" w:rsidRPr="00000000">
        <w:rPr>
          <w:rtl w:val="0"/>
        </w:rPr>
        <w:t xml:space="preserve">condition assignment</w:t>
      </w:r>
    </w:p>
    <w:p w:rsidR="00000000" w:rsidDel="00000000" w:rsidP="00000000" w:rsidRDefault="00000000" w:rsidRPr="00000000" w14:paraId="000002AF">
      <w:pPr>
        <w:numPr>
          <w:ilvl w:val="0"/>
          <w:numId w:val="25"/>
        </w:numPr>
        <w:spacing w:after="0" w:afterAutospacing="0" w:before="0" w:beforeAutospacing="0" w:lineRule="auto"/>
        <w:ind w:left="720" w:hanging="360"/>
      </w:pPr>
      <w:r w:rsidDel="00000000" w:rsidR="00000000" w:rsidRPr="00000000">
        <w:rPr>
          <w:rtl w:val="0"/>
        </w:rPr>
        <w:t xml:space="preserve">ground-truth case bank</w:t>
      </w:r>
    </w:p>
    <w:p w:rsidR="00000000" w:rsidDel="00000000" w:rsidP="00000000" w:rsidRDefault="00000000" w:rsidRPr="00000000" w14:paraId="000002B0">
      <w:pPr>
        <w:numPr>
          <w:ilvl w:val="0"/>
          <w:numId w:val="25"/>
        </w:numPr>
        <w:spacing w:after="0" w:afterAutospacing="0" w:before="0" w:beforeAutospacing="0" w:lineRule="auto"/>
        <w:ind w:left="720" w:hanging="360"/>
      </w:pPr>
      <w:r w:rsidDel="00000000" w:rsidR="00000000" w:rsidRPr="00000000">
        <w:rPr>
          <w:rtl w:val="0"/>
        </w:rPr>
        <w:t xml:space="preserve">incorrect-advice injection</w:t>
      </w:r>
    </w:p>
    <w:p w:rsidR="00000000" w:rsidDel="00000000" w:rsidP="00000000" w:rsidRDefault="00000000" w:rsidRPr="00000000" w14:paraId="000002B1">
      <w:pPr>
        <w:numPr>
          <w:ilvl w:val="0"/>
          <w:numId w:val="25"/>
        </w:numPr>
        <w:spacing w:after="0" w:afterAutospacing="0" w:before="0" w:beforeAutospacing="0" w:lineRule="auto"/>
        <w:ind w:left="720" w:hanging="360"/>
      </w:pPr>
      <w:r w:rsidDel="00000000" w:rsidR="00000000" w:rsidRPr="00000000">
        <w:rPr>
          <w:rtl w:val="0"/>
        </w:rPr>
        <w:t xml:space="preserve">Agent consensus/disagreement control (whether/how agents disagree)</w:t>
      </w:r>
    </w:p>
    <w:p w:rsidR="00000000" w:rsidDel="00000000" w:rsidP="00000000" w:rsidRDefault="00000000" w:rsidRPr="00000000" w14:paraId="000002B2">
      <w:pPr>
        <w:numPr>
          <w:ilvl w:val="1"/>
          <w:numId w:val="25"/>
        </w:numPr>
        <w:spacing w:after="240" w:before="0" w:beforeAutospacing="0" w:lineRule="auto"/>
        <w:ind w:left="1440" w:hanging="360"/>
        <w:rPr>
          <w:ins w:author="ABM Russel" w:id="32" w:date="2026-09-01T00:30:41Z"/>
        </w:rPr>
      </w:pPr>
      <w:r w:rsidDel="00000000" w:rsidR="00000000" w:rsidRPr="00000000">
        <w:rPr>
          <w:rtl w:val="0"/>
        </w:rPr>
        <w:t xml:space="preserve">dissent surfacing/suppression (whether participant </w:t>
      </w:r>
      <w:r w:rsidDel="00000000" w:rsidR="00000000" w:rsidRPr="00000000">
        <w:rPr>
          <w:b w:val="1"/>
          <w:bCs w:val="1"/>
          <w:rtl w:val="0"/>
        </w:rPr>
        <w:t xml:space="preserve">sees </w:t>
      </w:r>
      <w:r w:rsidDel="00000000" w:rsidR="00000000" w:rsidRPr="00000000">
        <w:rPr>
          <w:rtl w:val="0"/>
        </w:rPr>
        <w:t xml:space="preserve">that disagreement)</w:t>
      </w:r>
      <w:ins w:author="ABM Russel" w:id="32" w:date="2026-09-01T00:30:41Z">
        <w:r w:rsidDel="00000000" w:rsidR="00000000" w:rsidRPr="00000000">
          <w:rPr>
            <w:rtl w:val="0"/>
          </w:rPr>
        </w:r>
      </w:ins>
    </w:p>
    <w:p w:rsidR="00000000" w:rsidDel="00000000" w:rsidP="00000000" w:rsidRDefault="00000000" w:rsidRPr="00000000" w14:paraId="000002B3">
      <w:pPr>
        <w:spacing w:after="240" w:before="240" w:lineRule="auto"/>
        <w:rPr/>
      </w:pPr>
      <w:ins w:author="ABM Russel" w:id="32" w:date="2026-09-01T00:30:41Z">
        <w:r w:rsidDel="00000000" w:rsidR="00000000" w:rsidRPr="00000000">
          <w:rPr>
            <w:rtl w:val="0"/>
          </w:rPr>
          <w:t xml:space="preserve">Post-: </w:t>
        </w:r>
      </w:ins>
      <w:r w:rsidDel="00000000" w:rsidR="00000000" w:rsidRPr="00000000">
        <w:rPr>
          <w:rtl w:val="0"/>
        </w:rPr>
      </w:r>
    </w:p>
    <w:p w:rsidR="00000000" w:rsidDel="00000000" w:rsidP="00000000" w:rsidRDefault="00000000" w:rsidRPr="00000000" w14:paraId="000002B4">
      <w:pPr>
        <w:numPr>
          <w:ilvl w:val="0"/>
          <w:numId w:val="25"/>
        </w:numPr>
        <w:spacing w:after="0" w:afterAutospacing="0" w:before="240" w:lineRule="auto"/>
        <w:ind w:left="720" w:hanging="360"/>
      </w:pPr>
      <w:r w:rsidDel="00000000" w:rsidR="00000000" w:rsidRPr="00000000">
        <w:rPr>
          <w:rtl w:val="0"/>
        </w:rPr>
        <w:t xml:space="preserve">decision capture; records initial/final decision AND reasoning</w:t>
      </w:r>
    </w:p>
    <w:p w:rsidR="00000000" w:rsidDel="00000000" w:rsidP="00000000" w:rsidRDefault="00000000" w:rsidRPr="00000000" w14:paraId="000002B5">
      <w:pPr>
        <w:numPr>
          <w:ilvl w:val="1"/>
          <w:numId w:val="25"/>
        </w:numPr>
        <w:spacing w:after="0" w:afterAutospacing="0" w:before="0" w:beforeAutospacing="0" w:lineRule="auto"/>
        <w:ind w:left="1440" w:hanging="360"/>
      </w:pPr>
      <w:r w:rsidDel="00000000" w:rsidR="00000000" w:rsidRPr="00000000">
        <w:rPr>
          <w:rtl w:val="0"/>
        </w:rPr>
        <w:t xml:space="preserve">ethical/moral reasoning assessment (evaluates the recorded reasoning)</w:t>
      </w:r>
    </w:p>
    <w:p w:rsidR="00000000" w:rsidDel="00000000" w:rsidP="00000000" w:rsidRDefault="00000000" w:rsidRPr="00000000" w14:paraId="000002B6">
      <w:pPr>
        <w:numPr>
          <w:ilvl w:val="0"/>
          <w:numId w:val="25"/>
        </w:numPr>
        <w:spacing w:after="0" w:afterAutospacing="0" w:before="0" w:beforeAutospacing="0" w:lineRule="auto"/>
        <w:ind w:left="720" w:hanging="360"/>
      </w:pPr>
      <w:r w:rsidDel="00000000" w:rsidR="00000000" w:rsidRPr="00000000">
        <w:rPr>
          <w:rtl w:val="0"/>
        </w:rPr>
        <w:t xml:space="preserve">revision/time logging</w:t>
      </w:r>
    </w:p>
    <w:p w:rsidR="00000000" w:rsidDel="00000000" w:rsidP="00000000" w:rsidRDefault="00000000" w:rsidRPr="00000000" w14:paraId="000002B7">
      <w:pPr>
        <w:numPr>
          <w:ilvl w:val="0"/>
          <w:numId w:val="25"/>
        </w:numPr>
        <w:spacing w:after="0" w:afterAutospacing="0" w:before="0" w:beforeAutospacing="0" w:lineRule="auto"/>
        <w:ind w:left="720" w:hanging="360"/>
      </w:pPr>
      <w:r w:rsidDel="00000000" w:rsidR="00000000" w:rsidRPr="00000000">
        <w:rPr>
          <w:rtl w:val="0"/>
        </w:rPr>
        <w:t xml:space="preserve">Auto-scoring</w:t>
      </w:r>
    </w:p>
    <w:p w:rsidR="00000000" w:rsidDel="00000000" w:rsidP="00000000" w:rsidRDefault="00000000" w:rsidRPr="00000000" w14:paraId="000002B8">
      <w:pPr>
        <w:numPr>
          <w:ilvl w:val="0"/>
          <w:numId w:val="25"/>
        </w:numPr>
        <w:spacing w:after="0" w:afterAutospacing="0" w:before="0" w:beforeAutospacing="0" w:lineRule="auto"/>
        <w:ind w:left="720" w:hanging="360"/>
      </w:pPr>
      <w:r w:rsidDel="00000000" w:rsidR="00000000" w:rsidRPr="00000000">
        <w:rPr>
          <w:rtl w:val="0"/>
        </w:rPr>
        <w:t xml:space="preserve">trust survey</w:t>
      </w:r>
    </w:p>
    <w:p w:rsidR="00000000" w:rsidDel="00000000" w:rsidP="00000000" w:rsidRDefault="00000000" w:rsidRPr="00000000" w14:paraId="000002B9">
      <w:pPr>
        <w:numPr>
          <w:ilvl w:val="0"/>
          <w:numId w:val="25"/>
        </w:numPr>
        <w:spacing w:after="0" w:afterAutospacing="0" w:before="0" w:beforeAutospacing="0" w:lineRule="auto"/>
        <w:ind w:left="720" w:hanging="360"/>
      </w:pPr>
      <w:r w:rsidDel="00000000" w:rsidR="00000000" w:rsidRPr="00000000">
        <w:rPr>
          <w:rtl w:val="0"/>
        </w:rPr>
        <w:t xml:space="preserve">data export</w:t>
      </w:r>
    </w:p>
    <w:p w:rsidR="00000000" w:rsidDel="00000000" w:rsidP="00000000" w:rsidRDefault="00000000" w:rsidRPr="00000000" w14:paraId="000002BA">
      <w:pPr>
        <w:numPr>
          <w:ilvl w:val="0"/>
          <w:numId w:val="25"/>
        </w:numPr>
        <w:spacing w:after="0" w:afterAutospacing="0" w:before="0" w:beforeAutospacing="0" w:lineRule="auto"/>
        <w:ind w:left="720" w:hanging="360"/>
      </w:pPr>
      <w:r w:rsidDel="00000000" w:rsidR="00000000" w:rsidRPr="00000000">
        <w:rPr>
          <w:rtl w:val="0"/>
        </w:rPr>
        <w:t xml:space="preserve">consent/withdrawal</w:t>
      </w:r>
    </w:p>
    <w:p w:rsidR="00000000" w:rsidDel="00000000" w:rsidP="00000000" w:rsidRDefault="00000000" w:rsidRPr="00000000" w14:paraId="000002BB">
      <w:pPr>
        <w:numPr>
          <w:ilvl w:val="0"/>
          <w:numId w:val="25"/>
        </w:numPr>
        <w:spacing w:after="0" w:afterAutospacing="0" w:before="0" w:beforeAutospacing="0" w:lineRule="auto"/>
        <w:ind w:left="720" w:hanging="360"/>
      </w:pPr>
      <w:r w:rsidDel="00000000" w:rsidR="00000000" w:rsidRPr="00000000">
        <w:rPr>
          <w:rtl w:val="0"/>
        </w:rPr>
        <w:t xml:space="preserve">Scenario consensus/ambiguity classification (from RO4)</w:t>
      </w:r>
    </w:p>
    <w:p w:rsidR="00000000" w:rsidDel="00000000" w:rsidP="00000000" w:rsidRDefault="00000000" w:rsidRPr="00000000" w14:paraId="000002BC">
      <w:pPr>
        <w:numPr>
          <w:ilvl w:val="1"/>
          <w:numId w:val="25"/>
        </w:numPr>
        <w:spacing w:after="0" w:afterAutospacing="0" w:before="0" w:beforeAutospacing="0" w:lineRule="auto"/>
        <w:ind w:left="1440" w:hanging="360"/>
      </w:pPr>
      <w:r w:rsidDel="00000000" w:rsidR="00000000" w:rsidRPr="00000000">
        <w:rPr>
          <w:rtl w:val="0"/>
        </w:rPr>
        <w:t xml:space="preserve">System needs some way to distinguish between:</w:t>
      </w:r>
    </w:p>
    <w:p w:rsidR="00000000" w:rsidDel="00000000" w:rsidP="00000000" w:rsidRDefault="00000000" w:rsidRPr="00000000" w14:paraId="000002BD">
      <w:pPr>
        <w:numPr>
          <w:ilvl w:val="2"/>
          <w:numId w:val="25"/>
        </w:numPr>
        <w:spacing w:after="0" w:afterAutospacing="0" w:before="0" w:beforeAutospacing="0" w:lineRule="auto"/>
        <w:ind w:left="2160" w:hanging="360"/>
      </w:pPr>
      <w:r w:rsidDel="00000000" w:rsidR="00000000" w:rsidRPr="00000000">
        <w:rPr>
          <w:rtl w:val="0"/>
        </w:rPr>
        <w:t xml:space="preserve">High-consensus scenario (high expert consensus on ethically preferred decision)</w:t>
      </w:r>
    </w:p>
    <w:p w:rsidR="00000000" w:rsidDel="00000000" w:rsidP="00000000" w:rsidRDefault="00000000" w:rsidRPr="00000000" w14:paraId="000002BE">
      <w:pPr>
        <w:numPr>
          <w:ilvl w:val="2"/>
          <w:numId w:val="25"/>
        </w:numPr>
        <w:spacing w:after="240" w:before="0" w:beforeAutospacing="0" w:lineRule="auto"/>
        <w:ind w:left="2160" w:hanging="360"/>
      </w:pPr>
      <w:r w:rsidDel="00000000" w:rsidR="00000000" w:rsidRPr="00000000">
        <w:rPr>
          <w:rtl w:val="0"/>
        </w:rPr>
        <w:t xml:space="preserve">ambigious/contested scenario (potential disagreement about preferred decision)</w:t>
      </w:r>
    </w:p>
    <w:p w:rsidR="00000000" w:rsidDel="00000000" w:rsidP="00000000" w:rsidRDefault="00000000" w:rsidRPr="00000000" w14:paraId="000002BF">
      <w:pPr>
        <w:spacing w:after="240" w:before="240" w:lineRule="auto"/>
        <w:rPr>
          <w:b w:val="1"/>
          <w:bCs w:val="1"/>
        </w:rPr>
      </w:pPr>
      <w:r w:rsidDel="00000000" w:rsidR="00000000" w:rsidRPr="00000000">
        <w:rPr>
          <w:b w:val="1"/>
          <w:bCs w:val="1"/>
          <w:rtl w:val="0"/>
        </w:rPr>
        <w:t xml:space="preserve">NFR: </w:t>
      </w:r>
    </w:p>
    <w:p w:rsidR="00000000" w:rsidDel="00000000" w:rsidP="00000000" w:rsidRDefault="00000000" w:rsidRPr="00000000" w14:paraId="000002C0">
      <w:pPr>
        <w:numPr>
          <w:ilvl w:val="0"/>
          <w:numId w:val="19"/>
        </w:numPr>
        <w:spacing w:after="0" w:afterAutospacing="0" w:before="240" w:lineRule="auto"/>
        <w:ind w:left="720" w:hanging="360"/>
      </w:pPr>
      <w:r w:rsidDel="00000000" w:rsidR="00000000" w:rsidRPr="00000000">
        <w:rPr>
          <w:rtl w:val="0"/>
        </w:rPr>
        <w:t xml:space="preserve">Data integrity </w:t>
      </w:r>
    </w:p>
    <w:p w:rsidR="00000000" w:rsidDel="00000000" w:rsidP="00000000" w:rsidRDefault="00000000" w:rsidRPr="00000000" w14:paraId="000002C1">
      <w:pPr>
        <w:numPr>
          <w:ilvl w:val="0"/>
          <w:numId w:val="19"/>
        </w:numPr>
        <w:spacing w:after="0" w:afterAutospacing="0" w:before="0" w:beforeAutospacing="0" w:lineRule="auto"/>
        <w:ind w:left="720" w:hanging="360"/>
      </w:pPr>
      <w:r w:rsidDel="00000000" w:rsidR="00000000" w:rsidRPr="00000000">
        <w:rPr>
          <w:rtl w:val="0"/>
        </w:rPr>
        <w:t xml:space="preserve">Latency</w:t>
      </w:r>
    </w:p>
    <w:p w:rsidR="00000000" w:rsidDel="00000000" w:rsidP="00000000" w:rsidRDefault="00000000" w:rsidRPr="00000000" w14:paraId="000002C2">
      <w:pPr>
        <w:numPr>
          <w:ilvl w:val="0"/>
          <w:numId w:val="19"/>
        </w:numPr>
        <w:spacing w:after="0" w:afterAutospacing="0" w:before="0" w:beforeAutospacing="0" w:lineRule="auto"/>
        <w:ind w:left="720" w:hanging="360"/>
      </w:pPr>
      <w:r w:rsidDel="00000000" w:rsidR="00000000" w:rsidRPr="00000000">
        <w:rPr>
          <w:rtl w:val="0"/>
        </w:rPr>
        <w:t xml:space="preserve">privacy/anonymization</w:t>
      </w:r>
    </w:p>
    <w:p w:rsidR="00000000" w:rsidDel="00000000" w:rsidP="00000000" w:rsidRDefault="00000000" w:rsidRPr="00000000" w14:paraId="000002C3">
      <w:pPr>
        <w:numPr>
          <w:ilvl w:val="0"/>
          <w:numId w:val="19"/>
        </w:numPr>
        <w:spacing w:after="0" w:afterAutospacing="0" w:before="0" w:beforeAutospacing="0" w:lineRule="auto"/>
        <w:ind w:left="720" w:hanging="360"/>
      </w:pPr>
      <w:r w:rsidDel="00000000" w:rsidR="00000000" w:rsidRPr="00000000">
        <w:rPr>
          <w:rtl w:val="0"/>
        </w:rPr>
        <w:t xml:space="preserve">Reliability</w:t>
      </w:r>
    </w:p>
    <w:p w:rsidR="00000000" w:rsidDel="00000000" w:rsidP="00000000" w:rsidRDefault="00000000" w:rsidRPr="00000000" w14:paraId="000002C4">
      <w:pPr>
        <w:numPr>
          <w:ilvl w:val="0"/>
          <w:numId w:val="19"/>
        </w:numPr>
        <w:spacing w:after="0" w:afterAutospacing="0" w:before="0" w:beforeAutospacing="0" w:lineRule="auto"/>
        <w:ind w:left="720" w:hanging="360"/>
      </w:pPr>
      <w:r w:rsidDel="00000000" w:rsidR="00000000" w:rsidRPr="00000000">
        <w:rPr>
          <w:rtl w:val="0"/>
        </w:rPr>
        <w:t xml:space="preserve">Reproducibility</w:t>
      </w:r>
    </w:p>
    <w:p w:rsidR="00000000" w:rsidDel="00000000" w:rsidP="00000000" w:rsidRDefault="00000000" w:rsidRPr="00000000" w14:paraId="000002C5">
      <w:pPr>
        <w:numPr>
          <w:ilvl w:val="1"/>
          <w:numId w:val="19"/>
        </w:numPr>
        <w:spacing w:after="0" w:afterAutospacing="0" w:before="0" w:beforeAutospacing="0" w:lineRule="auto"/>
        <w:ind w:left="1440" w:hanging="360"/>
      </w:pPr>
      <w:r w:rsidDel="00000000" w:rsidR="00000000" w:rsidRPr="00000000">
        <w:rPr>
          <w:rtl w:val="0"/>
        </w:rPr>
        <w:t xml:space="preserve">auditability/traceability: we need to reconstruct which scenario/condition/agent outputs led to each participant response.</w:t>
      </w:r>
    </w:p>
    <w:p w:rsidR="00000000" w:rsidDel="00000000" w:rsidP="00000000" w:rsidRDefault="00000000" w:rsidRPr="00000000" w14:paraId="000002C6">
      <w:pPr>
        <w:numPr>
          <w:ilvl w:val="0"/>
          <w:numId w:val="19"/>
        </w:numPr>
        <w:spacing w:after="0" w:afterAutospacing="0" w:before="0" w:beforeAutospacing="0" w:lineRule="auto"/>
        <w:ind w:left="720" w:hanging="360"/>
      </w:pPr>
      <w:r w:rsidDel="00000000" w:rsidR="00000000" w:rsidRPr="00000000">
        <w:rPr>
          <w:rtl w:val="0"/>
        </w:rPr>
        <w:t xml:space="preserve">usability parity</w:t>
      </w:r>
    </w:p>
    <w:p w:rsidR="00000000" w:rsidDel="00000000" w:rsidP="00000000" w:rsidRDefault="00000000" w:rsidRPr="00000000" w14:paraId="000002C7">
      <w:pPr>
        <w:numPr>
          <w:ilvl w:val="0"/>
          <w:numId w:val="19"/>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2C8">
      <w:pPr>
        <w:numPr>
          <w:ilvl w:val="0"/>
          <w:numId w:val="19"/>
        </w:numPr>
        <w:spacing w:after="0" w:afterAutospacing="0" w:before="0" w:beforeAutospacing="0" w:lineRule="auto"/>
        <w:ind w:left="720" w:hanging="360"/>
      </w:pPr>
      <w:r w:rsidDel="00000000" w:rsidR="00000000" w:rsidRPr="00000000">
        <w:rPr>
          <w:rtl w:val="0"/>
        </w:rPr>
        <w:t xml:space="preserve">Maintainability</w:t>
      </w:r>
    </w:p>
    <w:p w:rsidR="00000000" w:rsidDel="00000000" w:rsidP="00000000" w:rsidRDefault="00000000" w:rsidRPr="00000000" w14:paraId="000002C9">
      <w:pPr>
        <w:numPr>
          <w:ilvl w:val="0"/>
          <w:numId w:val="19"/>
        </w:numPr>
        <w:spacing w:after="0" w:afterAutospacing="0" w:before="0" w:beforeAutospacing="0" w:lineRule="auto"/>
        <w:ind w:left="720" w:hanging="360"/>
      </w:pPr>
      <w:r w:rsidDel="00000000" w:rsidR="00000000" w:rsidRPr="00000000">
        <w:rPr>
          <w:rtl w:val="0"/>
        </w:rPr>
        <w:t xml:space="preserve">Experimental consistency (ensuring experimental conditions differ only in intended manipulation)</w:t>
      </w:r>
    </w:p>
    <w:p w:rsidR="00000000" w:rsidDel="00000000" w:rsidP="00000000" w:rsidRDefault="00000000" w:rsidRPr="00000000" w14:paraId="000002CA">
      <w:pPr>
        <w:numPr>
          <w:ilvl w:val="0"/>
          <w:numId w:val="19"/>
        </w:numPr>
        <w:spacing w:after="0" w:afterAutospacing="0" w:before="0" w:beforeAutospacing="0" w:lineRule="auto"/>
        <w:ind w:left="720" w:hanging="360"/>
      </w:pPr>
      <w:r w:rsidDel="00000000" w:rsidR="00000000" w:rsidRPr="00000000">
        <w:rPr>
          <w:rtl w:val="0"/>
        </w:rPr>
        <w:t xml:space="preserve">AI response consistency/controllability (our experiment needs control over AI outputs so the intended experimental condition actually occurs)</w:t>
      </w:r>
    </w:p>
    <w:p w:rsidR="00000000" w:rsidDel="00000000" w:rsidP="00000000" w:rsidRDefault="00000000" w:rsidRPr="00000000" w14:paraId="000002CB">
      <w:pPr>
        <w:numPr>
          <w:ilvl w:val="0"/>
          <w:numId w:val="19"/>
        </w:numPr>
        <w:spacing w:after="240" w:before="0" w:beforeAutospacing="0" w:lineRule="auto"/>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Accessibility</w:t>
      </w:r>
    </w:p>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Preliminary Mockup:</w:t>
      </w:r>
    </w:p>
    <w:p w:rsidR="00000000" w:rsidDel="00000000" w:rsidP="00000000" w:rsidRDefault="00000000" w:rsidRPr="00000000" w14:paraId="000002CD">
      <w:pPr>
        <w:spacing w:after="240" w:before="240" w:lineRule="auto"/>
        <w:rPr/>
      </w:pPr>
      <w:r w:rsidDel="00000000" w:rsidR="00000000" w:rsidRPr="00000000">
        <w:rPr>
          <w:rFonts w:ascii="Arial Unicode MS" w:cs="Arial Unicode MS" w:eastAsia="Arial Unicode MS" w:hAnsi="Arial Unicode MS"/>
          <w:rtl w:val="0"/>
        </w:rPr>
        <w:t xml:space="preserve">Flow: engineering ethics scenario → participant makes a decision → multi agent AI provides advice → participant can reconsider → final decision → collect measures</w:t>
      </w:r>
      <w:r w:rsidDel="00000000" w:rsidR="00000000" w:rsidRPr="00000000">
        <w:drawing>
          <wp:anchor allowOverlap="1" behindDoc="1" distB="114300" distT="114300" distL="114300" distR="114300" hidden="0" layoutInCell="1" locked="0" relativeHeight="0" simplePos="0">
            <wp:simplePos x="0" y="0"/>
            <wp:positionH relativeFrom="column">
              <wp:posOffset>131063</wp:posOffset>
            </wp:positionH>
            <wp:positionV relativeFrom="paragraph">
              <wp:posOffset>428625</wp:posOffset>
            </wp:positionV>
            <wp:extent cx="8603946" cy="5731200"/>
            <wp:effectExtent b="0" l="0" r="0" t="0"/>
            <wp:wrapNone/>
            <wp:docPr id="7"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8603946" cy="5731200"/>
                    </a:xfrm>
                    <a:prstGeom prst="rect"/>
                    <a:ln/>
                  </pic:spPr>
                </pic:pic>
              </a:graphicData>
            </a:graphic>
          </wp:anchor>
        </w:drawing>
      </w:r>
    </w:p>
    <w:p w:rsidR="00000000" w:rsidDel="00000000" w:rsidP="00000000" w:rsidRDefault="00000000" w:rsidRPr="00000000" w14:paraId="000002CE">
      <w:pPr>
        <w:spacing w:after="240" w:before="240" w:lineRule="auto"/>
        <w:rPr/>
      </w:pPr>
      <w:r w:rsidDel="00000000" w:rsidR="00000000" w:rsidRPr="00000000">
        <w:rPr>
          <w:rtl w:val="0"/>
        </w:rPr>
      </w:r>
    </w:p>
    <w:p w:rsidR="00000000" w:rsidDel="00000000" w:rsidP="00000000" w:rsidRDefault="00000000" w:rsidRPr="00000000" w14:paraId="000002CF">
      <w:pPr>
        <w:spacing w:after="240" w:before="240" w:lineRule="auto"/>
        <w:rPr/>
      </w:pPr>
      <w:r w:rsidDel="00000000" w:rsidR="00000000" w:rsidRPr="00000000">
        <w:rPr>
          <w:rtl w:val="0"/>
        </w:rPr>
      </w:r>
    </w:p>
    <w:p w:rsidR="00000000" w:rsidDel="00000000" w:rsidP="00000000" w:rsidRDefault="00000000" w:rsidRPr="00000000" w14:paraId="000002D0">
      <w:pPr>
        <w:spacing w:after="240" w:before="240" w:lineRule="auto"/>
        <w:rPr/>
      </w:pPr>
      <w:r w:rsidDel="00000000" w:rsidR="00000000" w:rsidRPr="00000000">
        <w:rPr>
          <w:rtl w:val="0"/>
        </w:rPr>
      </w:r>
    </w:p>
    <w:p w:rsidR="00000000" w:rsidDel="00000000" w:rsidP="00000000" w:rsidRDefault="00000000" w:rsidRPr="00000000" w14:paraId="000002D1">
      <w:pPr>
        <w:spacing w:after="240" w:before="240" w:lineRule="auto"/>
        <w:rPr/>
      </w:pPr>
      <w:r w:rsidDel="00000000" w:rsidR="00000000" w:rsidRPr="00000000">
        <w:rPr>
          <w:rtl w:val="0"/>
        </w:rPr>
      </w:r>
    </w:p>
    <w:p w:rsidR="00000000" w:rsidDel="00000000" w:rsidP="00000000" w:rsidRDefault="00000000" w:rsidRPr="00000000" w14:paraId="000002D2">
      <w:pPr>
        <w:spacing w:after="240" w:before="240" w:lineRule="auto"/>
        <w:rPr/>
      </w:pPr>
      <w:r w:rsidDel="00000000" w:rsidR="00000000" w:rsidRPr="00000000">
        <w:rPr>
          <w:rtl w:val="0"/>
        </w:rPr>
      </w:r>
    </w:p>
    <w:p w:rsidR="00000000" w:rsidDel="00000000" w:rsidP="00000000" w:rsidRDefault="00000000" w:rsidRPr="00000000" w14:paraId="000002D3">
      <w:pPr>
        <w:spacing w:after="240" w:before="240" w:lineRule="auto"/>
        <w:rPr/>
      </w:pPr>
      <w:r w:rsidDel="00000000" w:rsidR="00000000" w:rsidRPr="00000000">
        <w:rPr>
          <w:rtl w:val="0"/>
        </w:rPr>
      </w:r>
    </w:p>
    <w:p w:rsidR="00000000" w:rsidDel="00000000" w:rsidP="00000000" w:rsidRDefault="00000000" w:rsidRPr="00000000" w14:paraId="000002D4">
      <w:pPr>
        <w:spacing w:after="240" w:before="240" w:lineRule="auto"/>
        <w:rPr/>
      </w:pPr>
      <w:r w:rsidDel="00000000" w:rsidR="00000000" w:rsidRPr="00000000">
        <w:rPr>
          <w:rtl w:val="0"/>
        </w:rPr>
      </w:r>
    </w:p>
    <w:p w:rsidR="00000000" w:rsidDel="00000000" w:rsidP="00000000" w:rsidRDefault="00000000" w:rsidRPr="00000000" w14:paraId="000002D5">
      <w:pPr>
        <w:spacing w:after="240" w:before="240" w:lineRule="auto"/>
        <w:rPr/>
      </w:pPr>
      <w:r w:rsidDel="00000000" w:rsidR="00000000" w:rsidRPr="00000000">
        <w:rPr>
          <w:rtl w:val="0"/>
        </w:rPr>
      </w:r>
    </w:p>
    <w:p w:rsidR="00000000" w:rsidDel="00000000" w:rsidP="00000000" w:rsidRDefault="00000000" w:rsidRPr="00000000" w14:paraId="000002D6">
      <w:pPr>
        <w:spacing w:after="240" w:before="240" w:lineRule="auto"/>
        <w:rPr/>
      </w:pPr>
      <w:r w:rsidDel="00000000" w:rsidR="00000000" w:rsidRPr="00000000">
        <w:rPr>
          <w:rtl w:val="0"/>
        </w:rPr>
      </w:r>
    </w:p>
    <w:p w:rsidR="00000000" w:rsidDel="00000000" w:rsidP="00000000" w:rsidRDefault="00000000" w:rsidRPr="00000000" w14:paraId="000002D7">
      <w:pPr>
        <w:spacing w:after="240" w:before="240" w:lineRule="auto"/>
        <w:rPr/>
      </w:pPr>
      <w:r w:rsidDel="00000000" w:rsidR="00000000" w:rsidRPr="00000000">
        <w:rPr>
          <w:rtl w:val="0"/>
        </w:rPr>
      </w:r>
    </w:p>
    <w:p w:rsidR="00000000" w:rsidDel="00000000" w:rsidP="00000000" w:rsidRDefault="00000000" w:rsidRPr="00000000" w14:paraId="000002D8">
      <w:pPr>
        <w:spacing w:after="240" w:before="240" w:lineRule="auto"/>
        <w:rPr/>
      </w:pPr>
      <w:r w:rsidDel="00000000" w:rsidR="00000000" w:rsidRPr="00000000">
        <w:rPr>
          <w:rtl w:val="0"/>
        </w:rPr>
      </w:r>
    </w:p>
    <w:p w:rsidR="00000000" w:rsidDel="00000000" w:rsidP="00000000" w:rsidRDefault="00000000" w:rsidRPr="00000000" w14:paraId="000002D9">
      <w:pPr>
        <w:spacing w:after="240" w:before="240" w:lineRule="auto"/>
        <w:rPr/>
      </w:pPr>
      <w:r w:rsidDel="00000000" w:rsidR="00000000" w:rsidRPr="00000000">
        <w:rPr>
          <w:rtl w:val="0"/>
        </w:rPr>
      </w:r>
    </w:p>
    <w:p w:rsidR="00000000" w:rsidDel="00000000" w:rsidP="00000000" w:rsidRDefault="00000000" w:rsidRPr="00000000" w14:paraId="000002DA">
      <w:pPr>
        <w:spacing w:after="240" w:before="240" w:lineRule="auto"/>
        <w:rPr/>
      </w:pPr>
      <w:r w:rsidDel="00000000" w:rsidR="00000000" w:rsidRPr="00000000">
        <w:rPr>
          <w:rtl w:val="0"/>
        </w:rPr>
      </w:r>
    </w:p>
    <w:p w:rsidR="00000000" w:rsidDel="00000000" w:rsidP="00000000" w:rsidRDefault="00000000" w:rsidRPr="00000000" w14:paraId="000002DB">
      <w:pPr>
        <w:spacing w:after="240" w:before="240" w:lineRule="auto"/>
        <w:rPr/>
        <w:sectPr>
          <w:type w:val="nextPage"/>
          <w:pgSz w:h="11909" w:w="16834" w:orient="landscape"/>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2DC">
      <w:pPr>
        <w:rPr>
          <w:b w:val="1"/>
          <w:bCs w:val="1"/>
          <w:highlight w:val="yellow"/>
        </w:rPr>
      </w:pPr>
      <w:r w:rsidDel="00000000" w:rsidR="00000000" w:rsidRPr="00000000">
        <w:rPr>
          <w:rtl w:val="0"/>
        </w:rPr>
        <w:t xml:space="preserve">Ethics application : </w:t>
      </w:r>
      <w:r w:rsidDel="00000000" w:rsidR="00000000" w:rsidRPr="00000000">
        <w:rPr>
          <w:b w:val="1"/>
          <w:bCs w:val="1"/>
          <w:highlight w:val="yellow"/>
          <w:rtl w:val="0"/>
        </w:rPr>
        <w:t xml:space="preserve">Design and Development of a multi-agent AI ethics-training platform.</w:t>
      </w:r>
    </w:p>
    <w:p w:rsidR="00000000" w:rsidDel="00000000" w:rsidP="00000000" w:rsidRDefault="00000000" w:rsidRPr="00000000" w14:paraId="000002DD">
      <w:pPr>
        <w:rPr>
          <w:b w:val="1"/>
          <w:bCs w:val="1"/>
          <w:highlight w:val="yellow"/>
        </w:rPr>
      </w:pPr>
      <w:r w:rsidDel="00000000" w:rsidR="00000000" w:rsidRPr="00000000">
        <w:rPr>
          <w:rtl w:val="0"/>
        </w:rPr>
      </w:r>
    </w:p>
    <w:p w:rsidR="00000000" w:rsidDel="00000000" w:rsidP="00000000" w:rsidRDefault="00000000" w:rsidRPr="00000000" w14:paraId="000002DE">
      <w:pPr>
        <w:rPr>
          <w:b w:val="1"/>
          <w:bCs w:val="1"/>
          <w:highlight w:val="yellow"/>
        </w:rPr>
      </w:pPr>
      <w:r w:rsidDel="00000000" w:rsidR="00000000" w:rsidRPr="00000000">
        <w:rPr>
          <w:b w:val="1"/>
          <w:bCs w:val="1"/>
          <w:highlight w:val="yellow"/>
          <w:rtl w:val="0"/>
        </w:rPr>
        <w:t xml:space="preserve">Consider including in the background/lit survey/related work section. </w:t>
      </w:r>
    </w:p>
    <w:p w:rsidR="00000000" w:rsidDel="00000000" w:rsidP="00000000" w:rsidRDefault="00000000" w:rsidRPr="00000000" w14:paraId="000002DF">
      <w:pPr>
        <w:rPr>
          <w:b w:val="1"/>
          <w:bCs w:val="1"/>
          <w:highlight w:val="yellow"/>
        </w:rPr>
      </w:pPr>
      <w:r w:rsidDel="00000000" w:rsidR="00000000" w:rsidRPr="00000000">
        <w:rPr>
          <w:rtl w:val="0"/>
        </w:rPr>
      </w:r>
    </w:p>
    <w:p w:rsidR="00000000" w:rsidDel="00000000" w:rsidP="00000000" w:rsidRDefault="00000000" w:rsidRPr="00000000" w14:paraId="000002E0">
      <w:pPr>
        <w:numPr>
          <w:ilvl w:val="0"/>
          <w:numId w:val="2"/>
        </w:numPr>
        <w:ind w:left="720" w:hanging="360"/>
      </w:pPr>
      <w:commentRangeStart w:id="33"/>
      <w:r w:rsidDel="00000000" w:rsidR="00000000" w:rsidRPr="00000000">
        <w:rPr>
          <w:color w:val="ff0000"/>
          <w:rtl w:val="0"/>
        </w:rPr>
        <w:t xml:space="preserve">Over reliance definition</w:t>
      </w:r>
      <w:r w:rsidDel="00000000" w:rsidR="00000000" w:rsidRPr="00000000">
        <w:rPr>
          <w:rtl w:val="0"/>
        </w:rPr>
        <w:t xml:space="preserve"> - </w:t>
      </w:r>
      <w:commentRangeEnd w:id="33"/>
      <w:r w:rsidDel="00000000" w:rsidR="00000000" w:rsidRPr="00000000">
        <w:commentReference w:id="33"/>
      </w:r>
      <w:r w:rsidDel="00000000" w:rsidR="00000000" w:rsidRPr="00000000">
        <w:rPr>
          <w:rtl w:val="0"/>
        </w:rPr>
        <w:t xml:space="preserve"> IfMath behind the calculation - need to know variables….  recursion what is your goal - &lt;10% considering constraints  </w:t>
      </w:r>
    </w:p>
    <w:p w:rsidR="00000000" w:rsidDel="00000000" w:rsidP="00000000" w:rsidRDefault="00000000" w:rsidRPr="00000000" w14:paraId="000002E1">
      <w:pPr>
        <w:numPr>
          <w:ilvl w:val="0"/>
          <w:numId w:val="2"/>
        </w:numPr>
        <w:ind w:left="720" w:hanging="360"/>
      </w:pPr>
      <w:r w:rsidDel="00000000" w:rsidR="00000000" w:rsidRPr="00000000">
        <w:rPr>
          <w:i w:val="1"/>
          <w:iCs w:val="1"/>
          <w:rtl w:val="0"/>
        </w:rPr>
        <w:t xml:space="preserve">Over-reliance = (number of cases where the student's final decision matches the AI's incorrect advice) ÷ (total number of cases where the AI's advice was incorrect)</w:t>
      </w:r>
    </w:p>
    <w:p w:rsidR="00000000" w:rsidDel="00000000" w:rsidP="00000000" w:rsidRDefault="00000000" w:rsidRPr="00000000" w14:paraId="000002E2">
      <w:pPr>
        <w:ind w:left="720" w:firstLine="0"/>
        <w:rPr>
          <w:b w:val="1"/>
          <w:bCs w:val="1"/>
          <w:highlight w:val="yellow"/>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Action items</w:t>
      </w:r>
    </w:p>
    <w:p w:rsidR="00000000" w:rsidDel="00000000" w:rsidP="00000000" w:rsidRDefault="00000000" w:rsidRPr="00000000" w14:paraId="000002E4">
      <w:pPr>
        <w:numPr>
          <w:ilvl w:val="0"/>
          <w:numId w:val="37"/>
        </w:numPr>
        <w:ind w:left="720" w:hanging="360"/>
      </w:pPr>
      <w:r w:rsidDel="00000000" w:rsidR="00000000" w:rsidRPr="00000000">
        <w:rPr>
          <w:strike w:val="1"/>
          <w:rtl w:val="0"/>
        </w:rPr>
        <w:t xml:space="preserve">Lit surveys: Create an excel spreadsheet </w:t>
      </w:r>
    </w:p>
    <w:p w:rsidR="00000000" w:rsidDel="00000000" w:rsidP="00000000" w:rsidRDefault="00000000" w:rsidRPr="00000000" w14:paraId="000002E5">
      <w:pPr>
        <w:numPr>
          <w:ilvl w:val="0"/>
          <w:numId w:val="37"/>
        </w:numPr>
        <w:ind w:left="720" w:hanging="360"/>
      </w:pPr>
      <w:r w:rsidDel="00000000" w:rsidR="00000000" w:rsidRPr="00000000">
        <w:rPr>
          <w:rtl w:val="0"/>
        </w:rPr>
        <w:t xml:space="preserve">Start the template for W12 initial paper - 4 pages - Russel</w:t>
      </w:r>
    </w:p>
    <w:p w:rsidR="00000000" w:rsidDel="00000000" w:rsidP="00000000" w:rsidRDefault="00000000" w:rsidRPr="00000000" w14:paraId="000002E6">
      <w:pPr>
        <w:numPr>
          <w:ilvl w:val="0"/>
          <w:numId w:val="37"/>
        </w:numPr>
        <w:ind w:left="720" w:hanging="360"/>
      </w:pPr>
      <w:r w:rsidDel="00000000" w:rsidR="00000000" w:rsidRPr="00000000">
        <w:rPr>
          <w:rtl w:val="0"/>
        </w:rPr>
        <w:t xml:space="preserve">Ethics approval MUHREC - Russel</w:t>
      </w:r>
    </w:p>
    <w:p w:rsidR="00000000" w:rsidDel="00000000" w:rsidP="00000000" w:rsidRDefault="00000000" w:rsidRPr="00000000" w14:paraId="000002E7">
      <w:pPr>
        <w:numPr>
          <w:ilvl w:val="0"/>
          <w:numId w:val="37"/>
        </w:numPr>
        <w:ind w:left="720" w:hanging="360"/>
      </w:pPr>
      <w:r w:rsidDel="00000000" w:rsidR="00000000" w:rsidRPr="00000000">
        <w:rPr>
          <w:strike w:val="1"/>
          <w:rtl w:val="0"/>
        </w:rPr>
        <w:t xml:space="preserve">Work on objectives - add more ) </w:t>
      </w:r>
    </w:p>
    <w:p w:rsidR="00000000" w:rsidDel="00000000" w:rsidP="00000000" w:rsidRDefault="00000000" w:rsidRPr="00000000" w14:paraId="000002E8">
      <w:pPr>
        <w:numPr>
          <w:ilvl w:val="1"/>
          <w:numId w:val="37"/>
        </w:numPr>
        <w:ind w:left="1440" w:hanging="360"/>
      </w:pPr>
      <w:r w:rsidDel="00000000" w:rsidR="00000000" w:rsidRPr="00000000">
        <w:rPr>
          <w:strike w:val="1"/>
          <w:rtl w:val="0"/>
        </w:rPr>
        <w:t xml:space="preserve">Added 1.2, 2.1.1, 4.0 and 5.0</w:t>
      </w:r>
    </w:p>
    <w:p w:rsidR="00000000" w:rsidDel="00000000" w:rsidP="00000000" w:rsidRDefault="00000000" w:rsidRPr="00000000" w14:paraId="000002E9">
      <w:pPr>
        <w:numPr>
          <w:ilvl w:val="0"/>
          <w:numId w:val="37"/>
        </w:numPr>
        <w:ind w:left="720" w:hanging="360"/>
      </w:pPr>
      <w:r w:rsidDel="00000000" w:rsidR="00000000" w:rsidRPr="00000000">
        <w:rPr>
          <w:strike w:val="1"/>
          <w:rtl w:val="0"/>
        </w:rPr>
        <w:t xml:space="preserve">Identify requirements (FR and NFR) for our</w:t>
      </w:r>
      <w:r w:rsidDel="00000000" w:rsidR="00000000" w:rsidRPr="00000000">
        <w:rPr>
          <w:b w:val="1"/>
          <w:bCs w:val="1"/>
          <w:strike w:val="1"/>
          <w:highlight w:val="yellow"/>
          <w:rtl w:val="0"/>
        </w:rPr>
        <w:t xml:space="preserve"> multi-agent AI ethics-training platform</w:t>
      </w:r>
      <w:r w:rsidDel="00000000" w:rsidR="00000000" w:rsidRPr="00000000">
        <w:rPr>
          <w:strike w:val="1"/>
          <w:rtl w:val="0"/>
        </w:rPr>
        <w:t xml:space="preserve">. (fixed set of Agents or flexible options)</w:t>
      </w:r>
    </w:p>
    <w:p w:rsidR="00000000" w:rsidDel="00000000" w:rsidP="00000000" w:rsidRDefault="00000000" w:rsidRPr="00000000" w14:paraId="000002EA">
      <w:pPr>
        <w:numPr>
          <w:ilvl w:val="0"/>
          <w:numId w:val="37"/>
        </w:numPr>
        <w:ind w:left="720" w:hanging="360"/>
      </w:pPr>
      <w:r w:rsidDel="00000000" w:rsidR="00000000" w:rsidRPr="00000000">
        <w:rPr>
          <w:rtl w:val="0"/>
        </w:rPr>
        <w:t xml:space="preserve">Mockups + Personas</w:t>
      </w:r>
    </w:p>
    <w:p w:rsidR="00000000" w:rsidDel="00000000" w:rsidP="00000000" w:rsidRDefault="00000000" w:rsidRPr="00000000" w14:paraId="000002EB">
      <w:pPr>
        <w:numPr>
          <w:ilvl w:val="0"/>
          <w:numId w:val="37"/>
        </w:numPr>
        <w:ind w:left="720" w:hanging="360"/>
        <w:rPr>
          <w:highlight w:val="cyan"/>
        </w:rPr>
      </w:pPr>
      <w:r w:rsidDel="00000000" w:rsidR="00000000" w:rsidRPr="00000000">
        <w:rPr>
          <w:highlight w:val="cyan"/>
          <w:rtl w:val="0"/>
        </w:rPr>
        <w:t xml:space="preserve">Prepare for the Week 8 interview presentation (Context, background, Aim, RQs, RM overview, prelim findings, PoC.., plan for S2 research - Gantt chart)</w:t>
      </w:r>
    </w:p>
    <w:p w:rsidR="00000000" w:rsidDel="00000000" w:rsidP="00000000" w:rsidRDefault="00000000" w:rsidRPr="00000000" w14:paraId="000002EC">
      <w:pPr>
        <w:numPr>
          <w:ilvl w:val="0"/>
          <w:numId w:val="37"/>
        </w:numPr>
        <w:ind w:left="720" w:hanging="360"/>
      </w:pPr>
      <w:r w:rsidDel="00000000" w:rsidR="00000000" w:rsidRPr="00000000">
        <w:rPr>
          <w:b w:val="1"/>
          <w:bCs w:val="1"/>
          <w:rtl w:val="0"/>
        </w:rPr>
        <w:t xml:space="preserve">CRAP: find similar for measuring AI agent reliability…</w:t>
      </w:r>
    </w:p>
    <w:p w:rsidR="00000000" w:rsidDel="00000000" w:rsidP="00000000" w:rsidRDefault="00000000" w:rsidRPr="00000000" w14:paraId="000002ED">
      <w:pPr>
        <w:numPr>
          <w:ilvl w:val="0"/>
          <w:numId w:val="37"/>
        </w:numPr>
        <w:ind w:left="720" w:hanging="360"/>
        <w:rPr>
          <w:b w:val="1"/>
          <w:bCs w:val="1"/>
        </w:rPr>
      </w:pPr>
      <w:r w:rsidDel="00000000" w:rsidR="00000000" w:rsidRPr="00000000">
        <w:rPr>
          <w:b w:val="1"/>
          <w:bCs w:val="1"/>
          <w:rtl w:val="0"/>
        </w:rPr>
        <w:t xml:space="preserve">Draft answer for three Ethics application questions?</w:t>
      </w:r>
    </w:p>
    <w:p w:rsidR="00000000" w:rsidDel="00000000" w:rsidP="00000000" w:rsidRDefault="00000000" w:rsidRPr="00000000" w14:paraId="000002EE">
      <w:pPr>
        <w:numPr>
          <w:ilvl w:val="0"/>
          <w:numId w:val="37"/>
        </w:numPr>
        <w:ind w:left="720" w:hanging="360"/>
        <w:rPr>
          <w:b w:val="1"/>
          <w:bCs w:val="1"/>
        </w:rPr>
      </w:pPr>
      <w:r w:rsidDel="00000000" w:rsidR="00000000" w:rsidRPr="00000000">
        <w:rPr>
          <w:b w:val="1"/>
          <w:bCs w:val="1"/>
          <w:strike w:val="1"/>
          <w:rtl w:val="0"/>
        </w:rPr>
        <w:t xml:space="preserve">Log into the following: </w:t>
      </w:r>
      <w:hyperlink r:id="rId38">
        <w:r w:rsidDel="00000000" w:rsidR="00000000" w:rsidRPr="00000000">
          <w:rPr>
            <w:b w:val="1"/>
            <w:bCs w:val="1"/>
            <w:strike w:val="1"/>
            <w:color w:val="1155cc"/>
            <w:u w:val="single"/>
            <w:rtl w:val="0"/>
          </w:rPr>
          <w:t xml:space="preserve">https://ethicsapps.monash.edu/ActivityForm/Index</w:t>
        </w:r>
      </w:hyperlink>
      <w:r w:rsidDel="00000000" w:rsidR="00000000" w:rsidRPr="00000000">
        <w:rPr>
          <w:strike w:val="1"/>
          <w:rtl w:val="0"/>
        </w:rPr>
      </w:r>
    </w:p>
    <w:p w:rsidR="00000000" w:rsidDel="00000000" w:rsidP="00000000" w:rsidRDefault="00000000" w:rsidRPr="00000000" w14:paraId="000002EF">
      <w:pPr>
        <w:numPr>
          <w:ilvl w:val="0"/>
          <w:numId w:val="37"/>
        </w:numPr>
        <w:ind w:left="720" w:hanging="360"/>
        <w:rPr>
          <w:b w:val="1"/>
          <w:bCs w:val="1"/>
        </w:rPr>
      </w:pPr>
      <w:r w:rsidDel="00000000" w:rsidR="00000000" w:rsidRPr="00000000">
        <w:rPr>
          <w:b w:val="1"/>
          <w:bCs w:val="1"/>
          <w:strike w:val="1"/>
          <w:rtl w:val="0"/>
        </w:rPr>
        <w:t xml:space="preserve">Module - Risk, OH&amp;S Frevvo, ?? Sarah -&gt; Week 5 - Russel to recheck the list. </w:t>
      </w:r>
    </w:p>
    <w:p w:rsidR="00000000" w:rsidDel="00000000" w:rsidP="00000000" w:rsidRDefault="00000000" w:rsidRPr="00000000" w14:paraId="000002F0">
      <w:pPr>
        <w:ind w:left="1440" w:firstLine="0"/>
        <w:rPr/>
      </w:pPr>
      <w:r w:rsidDel="00000000" w:rsidR="00000000" w:rsidRPr="00000000">
        <w:rPr>
          <w:rtl w:val="0"/>
        </w:rPr>
      </w:r>
    </w:p>
    <w:p w:rsidR="00000000" w:rsidDel="00000000" w:rsidP="00000000" w:rsidRDefault="00000000" w:rsidRPr="00000000" w14:paraId="000002F1">
      <w:pPr>
        <w:rPr>
          <w:b w:val="1"/>
          <w:bCs w:val="1"/>
        </w:rPr>
      </w:pPr>
      <w:r w:rsidDel="00000000" w:rsidR="00000000" w:rsidRPr="00000000">
        <w:rPr>
          <w:b w:val="1"/>
          <w:bCs w:val="1"/>
          <w:rtl w:val="0"/>
        </w:rPr>
        <w:t xml:space="preserve">In simple terms, explain the background and importance of this research</w:t>
      </w:r>
    </w:p>
    <w:p w:rsidR="00000000" w:rsidDel="00000000" w:rsidP="00000000" w:rsidRDefault="00000000" w:rsidRPr="00000000" w14:paraId="000002F2">
      <w:pPr>
        <w:rPr/>
      </w:pPr>
      <w:r w:rsidDel="00000000" w:rsidR="00000000" w:rsidRPr="00000000">
        <w:rPr>
          <w:rtl w:val="0"/>
        </w:rPr>
        <w:t xml:space="preserve">Do not include citations, explain all abbreviations and avoid using complex technical terms. </w:t>
      </w:r>
    </w:p>
    <w:p w:rsidR="00000000" w:rsidDel="00000000" w:rsidP="00000000" w:rsidRDefault="00000000" w:rsidRPr="00000000" w14:paraId="000002F3">
      <w:pPr>
        <w:rPr/>
      </w:pPr>
      <w:r w:rsidDel="00000000" w:rsidR="00000000" w:rsidRPr="00000000">
        <w:rPr>
          <w:rtl w:val="0"/>
        </w:rPr>
        <w:t xml:space="preserve">Refer to Readable's text scoring tool for tips to improve readability.</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b w:val="1"/>
          <w:bCs w:val="1"/>
        </w:rPr>
      </w:pPr>
      <w:r w:rsidDel="00000000" w:rsidR="00000000" w:rsidRPr="00000000">
        <w:rPr>
          <w:b w:val="1"/>
          <w:bCs w:val="1"/>
          <w:rtl w:val="0"/>
        </w:rPr>
        <w:t xml:space="preserve">List the aims or hypotheses of the research pro</w:t>
      </w:r>
    </w:p>
    <w:p w:rsidR="00000000" w:rsidDel="00000000" w:rsidP="00000000" w:rsidRDefault="00000000" w:rsidRPr="00000000" w14:paraId="000002F7">
      <w:pPr>
        <w:rPr>
          <w:b w:val="1"/>
          <w:bCs w:val="1"/>
        </w:rPr>
      </w:pPr>
      <w:r w:rsidDel="00000000" w:rsidR="00000000" w:rsidRPr="00000000">
        <w:rPr>
          <w:rtl w:val="0"/>
        </w:rPr>
      </w:r>
    </w:p>
    <w:p w:rsidR="00000000" w:rsidDel="00000000" w:rsidP="00000000" w:rsidRDefault="00000000" w:rsidRPr="00000000" w14:paraId="000002F8">
      <w:pPr>
        <w:rPr>
          <w:b w:val="1"/>
          <w:bCs w:val="1"/>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b w:val="1"/>
          <w:bCs w:val="1"/>
          <w:rtl w:val="0"/>
        </w:rPr>
        <w:t xml:space="preserve">Give a brief overview of the research design</w:t>
      </w:r>
      <w:r w:rsidDel="00000000" w:rsidR="00000000" w:rsidRPr="00000000">
        <w:rPr>
          <w:rtl w:val="0"/>
        </w:rPr>
      </w:r>
    </w:p>
    <w:p w:rsidR="00000000" w:rsidDel="00000000" w:rsidP="00000000" w:rsidRDefault="00000000" w:rsidRPr="00000000" w14:paraId="000002FB">
      <w:pPr>
        <w:numPr>
          <w:ilvl w:val="0"/>
          <w:numId w:val="8"/>
        </w:numPr>
        <w:ind w:left="720" w:hanging="360"/>
        <w:rPr>
          <w:highlight w:val="red"/>
        </w:rPr>
      </w:pPr>
      <w:r w:rsidDel="00000000" w:rsidR="00000000" w:rsidRPr="00000000">
        <w:rPr>
          <w:highlight w:val="red"/>
          <w:rtl w:val="0"/>
        </w:rPr>
        <w:t xml:space="preserve">Students - 18+ (exclude Malaysia and Indonesia citizens)</w:t>
      </w:r>
    </w:p>
    <w:p w:rsidR="00000000" w:rsidDel="00000000" w:rsidP="00000000" w:rsidRDefault="00000000" w:rsidRPr="00000000" w14:paraId="000002FC">
      <w:pPr>
        <w:numPr>
          <w:ilvl w:val="0"/>
          <w:numId w:val="8"/>
        </w:numPr>
        <w:ind w:left="720" w:hanging="360"/>
      </w:pPr>
      <w:r w:rsidDel="00000000" w:rsidR="00000000" w:rsidRPr="00000000">
        <w:rPr>
          <w:rtl w:val="0"/>
        </w:rPr>
        <w:t xml:space="preserve">Junior Working professional 18+ (&lt;2 years of experience) - What types of decision - Technical and tactical </w:t>
      </w:r>
    </w:p>
    <w:p w:rsidR="00000000" w:rsidDel="00000000" w:rsidP="00000000" w:rsidRDefault="00000000" w:rsidRPr="00000000" w14:paraId="000002FD">
      <w:pPr>
        <w:numPr>
          <w:ilvl w:val="0"/>
          <w:numId w:val="8"/>
        </w:numPr>
        <w:ind w:left="720" w:hanging="360"/>
      </w:pPr>
      <w:r w:rsidDel="00000000" w:rsidR="00000000" w:rsidRPr="00000000">
        <w:rPr>
          <w:rtl w:val="0"/>
        </w:rPr>
        <w:t xml:space="preserve">IF Senior Working professional 18+ (5+ years of experience) - What types of decision - Business and strategic </w:t>
      </w:r>
    </w:p>
    <w:p w:rsidR="00000000" w:rsidDel="00000000" w:rsidP="00000000" w:rsidRDefault="00000000" w:rsidRPr="00000000" w14:paraId="000002FE">
      <w:pPr>
        <w:numPr>
          <w:ilvl w:val="0"/>
          <w:numId w:val="8"/>
        </w:numPr>
        <w:ind w:left="720" w:hanging="360"/>
      </w:pPr>
      <w:r w:rsidDel="00000000" w:rsidR="00000000" w:rsidRPr="00000000">
        <w:rPr>
          <w:rtl w:val="0"/>
        </w:rPr>
      </w:r>
    </w:p>
    <w:p w:rsidR="00000000" w:rsidDel="00000000" w:rsidP="00000000" w:rsidRDefault="00000000" w:rsidRPr="00000000" w14:paraId="000002FF">
      <w:pPr>
        <w:spacing w:after="240" w:before="240" w:lineRule="auto"/>
        <w:rPr/>
      </w:pPr>
      <w:r w:rsidDel="00000000" w:rsidR="00000000" w:rsidRPr="00000000">
        <w:rPr>
          <w:rtl w:val="0"/>
        </w:rPr>
      </w:r>
    </w:p>
    <w:p w:rsidR="00000000" w:rsidDel="00000000" w:rsidP="00000000" w:rsidRDefault="00000000" w:rsidRPr="00000000" w14:paraId="00000300">
      <w:pPr>
        <w:rPr>
          <w:b w:val="1"/>
          <w:bCs w:val="1"/>
        </w:rPr>
      </w:pPr>
      <w:r w:rsidDel="00000000" w:rsidR="00000000" w:rsidRPr="00000000">
        <w:rPr>
          <w:rtl w:val="0"/>
        </w:rPr>
      </w:r>
    </w:p>
    <w:p w:rsidR="00000000" w:rsidDel="00000000" w:rsidP="00000000" w:rsidRDefault="00000000" w:rsidRPr="00000000" w14:paraId="00000301">
      <w:pPr>
        <w:rPr/>
        <w:sectPr>
          <w:type w:val="nextPage"/>
          <w:pgSz w:h="16834" w:w="11909"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3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k2ipd8yzcih"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18 Aug 2026 | FIT4701/2 Meeting - Agentic AI Plat…</w:t>
      </w:r>
      <w:r w:rsidDel="00000000" w:rsidR="00000000" w:rsidRPr="00000000">
        <w:rPr>
          <w:rtl w:val="0"/>
        </w:rPr>
      </w:r>
    </w:p>
    <w:p w:rsidR="00000000" w:rsidDel="00000000" w:rsidP="00000000" w:rsidRDefault="00000000" w:rsidRPr="00000000" w14:paraId="00000303">
      <w:pPr>
        <w:pStyle w:val="Heading2"/>
        <w:rPr/>
      </w:pPr>
      <w:bookmarkStart w:colFirst="0" w:colLast="0" w:name="_llvxba5cdvsm" w:id="18"/>
      <w:bookmarkEnd w:id="18"/>
      <w:r w:rsidDel="00000000" w:rsidR="00000000" w:rsidRPr="00000000">
        <w:rPr>
          <w:rtl w:val="0"/>
        </w:rPr>
        <w:t xml:space="preserve">18 Aug 2026</w:t>
      </w:r>
      <w:r w:rsidDel="00000000" w:rsidR="00000000" w:rsidRPr="00000000">
        <w:rPr>
          <w:rtl w:val="0"/>
        </w:rPr>
        <w:t xml:space="preserve"> | </w:t>
      </w:r>
      <w:hyperlink r:id="rId39">
        <w:r w:rsidDel="00000000" w:rsidR="00000000" w:rsidRPr="00000000">
          <w:rPr>
            <w:color w:val="0000ee"/>
            <w:u w:val="single"/>
            <w:rtl w:val="0"/>
          </w:rPr>
          <w:t xml:space="preserve">FIT4701/2 Meeting - Agentic AI Platform</w:t>
        </w:r>
      </w:hyperlink>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Attendees: </w:t>
      </w:r>
      <w:hyperlink r:id="rId40">
        <w:r w:rsidDel="00000000" w:rsidR="00000000" w:rsidRPr="00000000">
          <w:rPr>
            <w:color w:val="0000ee"/>
            <w:u w:val="single"/>
            <w:rtl w:val="0"/>
          </w:rPr>
          <w:t xml:space="preserve">ABM Russel</w:t>
        </w:r>
      </w:hyperlink>
      <w:r w:rsidDel="00000000" w:rsidR="00000000" w:rsidRPr="00000000">
        <w:rPr>
          <w:rtl w:val="0"/>
        </w:rPr>
        <w:t xml:space="preserve"> </w:t>
      </w:r>
      <w:hyperlink r:id="rId41">
        <w:r w:rsidDel="00000000" w:rsidR="00000000" w:rsidRPr="00000000">
          <w:rPr>
            <w:color w:val="0000ee"/>
            <w:u w:val="single"/>
            <w:rtl w:val="0"/>
          </w:rPr>
          <w:t xml:space="preserve">Aryan Cyrus</w:t>
        </w:r>
      </w:hyperlink>
      <w:r w:rsidDel="00000000" w:rsidR="00000000" w:rsidRPr="00000000">
        <w:rPr>
          <w:rtl w:val="0"/>
        </w:rPr>
        <w:t xml:space="preserve"> </w:t>
      </w:r>
      <w:hyperlink r:id="rId42">
        <w:r w:rsidDel="00000000" w:rsidR="00000000" w:rsidRPr="00000000">
          <w:rPr>
            <w:color w:val="0000ee"/>
            <w:u w:val="single"/>
            <w:rtl w:val="0"/>
          </w:rPr>
          <w:t xml:space="preserve">Ubaid Irfan</w:t>
        </w:r>
      </w:hyperlink>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Apology: Ubaid</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Notes</w:t>
      </w:r>
    </w:p>
    <w:p w:rsidR="00000000" w:rsidDel="00000000" w:rsidP="00000000" w:rsidRDefault="00000000" w:rsidRPr="00000000" w14:paraId="00000309">
      <w:pPr>
        <w:numPr>
          <w:ilvl w:val="0"/>
          <w:numId w:val="16"/>
        </w:numPr>
        <w:ind w:left="720" w:hanging="360"/>
      </w:pPr>
      <w:r w:rsidDel="00000000" w:rsidR="00000000" w:rsidRPr="00000000">
        <w:rPr>
          <w:rtl w:val="0"/>
        </w:rPr>
        <w:t xml:space="preserve">1st paper: Cognitive forcing function to reduce over reliance. </w:t>
      </w:r>
    </w:p>
    <w:p w:rsidR="00000000" w:rsidDel="00000000" w:rsidP="00000000" w:rsidRDefault="00000000" w:rsidRPr="00000000" w14:paraId="0000030A">
      <w:pPr>
        <w:numPr>
          <w:ilvl w:val="1"/>
          <w:numId w:val="16"/>
        </w:numPr>
        <w:ind w:left="1440" w:hanging="360"/>
      </w:pPr>
      <w:r w:rsidDel="00000000" w:rsidR="00000000" w:rsidRPr="00000000">
        <w:rPr>
          <w:rtl w:val="0"/>
        </w:rPr>
        <w:t xml:space="preserve">Three forcing functions (N=199) </w:t>
      </w:r>
    </w:p>
    <w:p w:rsidR="00000000" w:rsidDel="00000000" w:rsidP="00000000" w:rsidRDefault="00000000" w:rsidRPr="00000000" w14:paraId="0000030B">
      <w:pPr>
        <w:numPr>
          <w:ilvl w:val="0"/>
          <w:numId w:val="16"/>
        </w:numPr>
        <w:ind w:left="720" w:hanging="360"/>
      </w:pPr>
      <w:r w:rsidDel="00000000" w:rsidR="00000000" w:rsidRPr="00000000">
        <w:rPr>
          <w:rtl w:val="0"/>
        </w:rPr>
        <w:t xml:space="preserve">2nd paper: Results were incorrect due to over reliance </w:t>
      </w:r>
    </w:p>
    <w:p w:rsidR="00000000" w:rsidDel="00000000" w:rsidP="00000000" w:rsidRDefault="00000000" w:rsidRPr="00000000" w14:paraId="0000030C">
      <w:pPr>
        <w:numPr>
          <w:ilvl w:val="1"/>
          <w:numId w:val="16"/>
        </w:numPr>
        <w:ind w:left="1440" w:hanging="360"/>
      </w:pPr>
      <w:r w:rsidDel="00000000" w:rsidR="00000000" w:rsidRPr="00000000">
        <w:rPr>
          <w:rtl w:val="0"/>
        </w:rPr>
        <w:t xml:space="preserve">When they went wrong </w:t>
      </w:r>
    </w:p>
    <w:p w:rsidR="00000000" w:rsidDel="00000000" w:rsidP="00000000" w:rsidRDefault="00000000" w:rsidRPr="00000000" w14:paraId="0000030D">
      <w:pPr>
        <w:numPr>
          <w:ilvl w:val="0"/>
          <w:numId w:val="16"/>
        </w:numPr>
        <w:ind w:left="720" w:hanging="360"/>
      </w:pPr>
      <w:commentRangeStart w:id="34"/>
      <w:r w:rsidDel="00000000" w:rsidR="00000000" w:rsidRPr="00000000">
        <w:rPr>
          <w:color w:val="ff0000"/>
          <w:rtl w:val="0"/>
        </w:rPr>
        <w:t xml:space="preserve">Over reliance definition</w:t>
      </w:r>
      <w:commentRangeEnd w:id="34"/>
      <w:r w:rsidDel="00000000" w:rsidR="00000000" w:rsidRPr="00000000">
        <w:commentReference w:id="34"/>
      </w:r>
      <w:r w:rsidDel="00000000" w:rsidR="00000000" w:rsidRPr="00000000">
        <w:rPr>
          <w:rtl w:val="0"/>
        </w:rPr>
        <w:t xml:space="preserve"> </w:t>
      </w:r>
    </w:p>
    <w:p w:rsidR="00000000" w:rsidDel="00000000" w:rsidP="00000000" w:rsidRDefault="00000000" w:rsidRPr="00000000" w14:paraId="0000030E">
      <w:pPr>
        <w:numPr>
          <w:ilvl w:val="0"/>
          <w:numId w:val="16"/>
        </w:numPr>
        <w:ind w:left="720" w:hanging="360"/>
      </w:pPr>
      <w:r w:rsidDel="00000000" w:rsidR="00000000" w:rsidRPr="00000000">
        <w:rPr>
          <w:rtl w:val="0"/>
        </w:rPr>
        <w:t xml:space="preserve">Measurement </w:t>
      </w:r>
    </w:p>
    <w:p w:rsidR="00000000" w:rsidDel="00000000" w:rsidP="00000000" w:rsidRDefault="00000000" w:rsidRPr="00000000" w14:paraId="0000030F">
      <w:pPr>
        <w:numPr>
          <w:ilvl w:val="1"/>
          <w:numId w:val="16"/>
        </w:numPr>
        <w:ind w:left="1440" w:hanging="360"/>
      </w:pPr>
      <w:r w:rsidDel="00000000" w:rsidR="00000000" w:rsidRPr="00000000">
        <w:rPr>
          <w:rtl w:val="0"/>
        </w:rPr>
        <w:t xml:space="preserve">Metrics what to measure  </w:t>
      </w:r>
    </w:p>
    <w:p w:rsidR="00000000" w:rsidDel="00000000" w:rsidP="00000000" w:rsidRDefault="00000000" w:rsidRPr="00000000" w14:paraId="00000310">
      <w:pPr>
        <w:numPr>
          <w:ilvl w:val="1"/>
          <w:numId w:val="16"/>
        </w:numPr>
        <w:ind w:left="1440" w:hanging="360"/>
      </w:pPr>
      <w:r w:rsidDel="00000000" w:rsidR="00000000" w:rsidRPr="00000000">
        <w:rPr>
          <w:rtl w:val="0"/>
        </w:rPr>
        <w:t xml:space="preserve">Opinion survey open to all</w:t>
      </w:r>
    </w:p>
    <w:p w:rsidR="00000000" w:rsidDel="00000000" w:rsidP="00000000" w:rsidRDefault="00000000" w:rsidRPr="00000000" w14:paraId="00000311">
      <w:pPr>
        <w:numPr>
          <w:ilvl w:val="0"/>
          <w:numId w:val="16"/>
        </w:numPr>
        <w:ind w:left="720" w:hanging="360"/>
      </w:pPr>
      <w:r w:rsidDel="00000000" w:rsidR="00000000" w:rsidRPr="00000000">
        <w:rPr>
          <w:rtl w:val="0"/>
        </w:rPr>
        <w:t xml:space="preserve">Governance system x 3 </w:t>
      </w:r>
    </w:p>
    <w:p w:rsidR="00000000" w:rsidDel="00000000" w:rsidP="00000000" w:rsidRDefault="00000000" w:rsidRPr="00000000" w14:paraId="00000312">
      <w:pPr>
        <w:numPr>
          <w:ilvl w:val="0"/>
          <w:numId w:val="16"/>
        </w:numPr>
        <w:ind w:left="720" w:hanging="360"/>
      </w:pPr>
      <w:r w:rsidDel="00000000" w:rsidR="00000000" w:rsidRPr="00000000">
        <w:rPr>
          <w:rtl w:val="0"/>
        </w:rPr>
        <w:t xml:space="preserve">Go ahead with Narrative lit review (not systematic lit reviews)</w:t>
      </w:r>
    </w:p>
    <w:p w:rsidR="00000000" w:rsidDel="00000000" w:rsidP="00000000" w:rsidRDefault="00000000" w:rsidRPr="00000000" w14:paraId="00000313">
      <w:pPr>
        <w:numPr>
          <w:ilvl w:val="0"/>
          <w:numId w:val="16"/>
        </w:numPr>
        <w:ind w:left="720" w:hanging="360"/>
      </w:pPr>
      <w:r w:rsidDel="00000000" w:rsidR="00000000" w:rsidRPr="00000000">
        <w:rPr>
          <w:rtl w:val="0"/>
        </w:rPr>
        <w:t xml:space="preserve">COSMIN type framework to evaluate - find alternatives for our project</w:t>
      </w:r>
    </w:p>
    <w:p w:rsidR="00000000" w:rsidDel="00000000" w:rsidP="00000000" w:rsidRDefault="00000000" w:rsidRPr="00000000" w14:paraId="00000314">
      <w:pPr>
        <w:ind w:left="720" w:firstLine="0"/>
        <w:rPr/>
      </w:pPr>
      <w:hyperlink r:id="rId43">
        <w:r w:rsidDel="00000000" w:rsidR="00000000" w:rsidRPr="00000000">
          <w:rPr>
            <w:color w:val="1155cc"/>
            <w:u w:val="single"/>
            <w:rtl w:val="0"/>
          </w:rPr>
          <w:t xml:space="preserve">COSMIN Taxonomy of Measurement Properties • COSMIN</w:t>
        </w:r>
      </w:hyperlink>
      <w:r w:rsidDel="00000000" w:rsidR="00000000" w:rsidRPr="00000000">
        <w:rPr>
          <w:rtl w:val="0"/>
        </w:rPr>
        <w:t xml:space="preserve"> </w:t>
      </w:r>
    </w:p>
    <w:p w:rsidR="00000000" w:rsidDel="00000000" w:rsidP="00000000" w:rsidRDefault="00000000" w:rsidRPr="00000000" w14:paraId="00000315">
      <w:pPr>
        <w:numPr>
          <w:ilvl w:val="0"/>
          <w:numId w:val="6"/>
        </w:numPr>
        <w:ind w:left="720" w:hanging="360"/>
      </w:pPr>
      <w:r w:rsidDel="00000000" w:rsidR="00000000" w:rsidRPr="00000000">
        <w:rPr>
          <w:rtl w:val="0"/>
        </w:rPr>
        <w:t xml:space="preserve">Six thinking hats as roles ?</w:t>
      </w:r>
    </w:p>
    <w:p w:rsidR="00000000" w:rsidDel="00000000" w:rsidP="00000000" w:rsidRDefault="00000000" w:rsidRPr="00000000" w14:paraId="00000316">
      <w:pPr>
        <w:numPr>
          <w:ilvl w:val="0"/>
          <w:numId w:val="6"/>
        </w:numPr>
        <w:ind w:left="720" w:hanging="360"/>
      </w:pPr>
      <w:hyperlink r:id="rId44">
        <w:r w:rsidDel="00000000" w:rsidR="00000000" w:rsidRPr="00000000">
          <w:rPr>
            <w:color w:val="1155cc"/>
            <w:u w:val="single"/>
            <w:rtl w:val="0"/>
          </w:rPr>
          <w:t xml:space="preserve">https://www.debonogroup.com/services/core-programs/six-thinking-hats/</w:t>
        </w:r>
      </w:hyperlink>
      <w:r w:rsidDel="00000000" w:rsidR="00000000" w:rsidRPr="00000000">
        <w:rPr>
          <w:rtl w:val="0"/>
        </w:rPr>
      </w:r>
    </w:p>
    <w:p w:rsidR="00000000" w:rsidDel="00000000" w:rsidP="00000000" w:rsidRDefault="00000000" w:rsidRPr="00000000" w14:paraId="00000317">
      <w:pPr>
        <w:ind w:left="720" w:firstLine="0"/>
        <w:rPr/>
      </w:pPr>
      <w:r w:rsidDel="00000000" w:rsidR="00000000" w:rsidRPr="00000000">
        <w:rPr>
          <w:rtl w:val="0"/>
        </w:rPr>
      </w:r>
    </w:p>
    <w:p w:rsidR="00000000" w:rsidDel="00000000" w:rsidP="00000000" w:rsidRDefault="00000000" w:rsidRPr="00000000" w14:paraId="00000318">
      <w:pPr>
        <w:numPr>
          <w:ilvl w:val="0"/>
          <w:numId w:val="16"/>
        </w:numPr>
        <w:ind w:left="720" w:hanging="360"/>
      </w:pPr>
      <w:r w:rsidDel="00000000" w:rsidR="00000000" w:rsidRPr="00000000">
        <w:rPr>
          <w:rtl w:val="0"/>
        </w:rPr>
        <w:t xml:space="preserve">Aim:</w:t>
      </w:r>
    </w:p>
    <w:p w:rsidR="00000000" w:rsidDel="00000000" w:rsidP="00000000" w:rsidRDefault="00000000" w:rsidRPr="00000000" w14:paraId="00000319">
      <w:pPr>
        <w:spacing w:line="256.8" w:lineRule="auto"/>
        <w:rPr>
          <w:b w:val="1"/>
          <w:bCs w:val="1"/>
        </w:rPr>
      </w:pPr>
      <w:r w:rsidDel="00000000" w:rsidR="00000000" w:rsidRPr="00000000">
        <w:rPr>
          <w:rtl w:val="0"/>
        </w:rPr>
      </w:r>
    </w:p>
    <w:p w:rsidR="00000000" w:rsidDel="00000000" w:rsidP="00000000" w:rsidRDefault="00000000" w:rsidRPr="00000000" w14:paraId="0000031A">
      <w:pPr>
        <w:spacing w:line="256.8" w:lineRule="auto"/>
        <w:rPr>
          <w:b w:val="1"/>
          <w:bCs w:val="1"/>
          <w:highlight w:val="yellow"/>
        </w:rPr>
      </w:pPr>
      <w:r w:rsidDel="00000000" w:rsidR="00000000" w:rsidRPr="00000000">
        <w:rPr>
          <w:b w:val="1"/>
          <w:bCs w:val="1"/>
          <w:highlight w:val="yellow"/>
          <w:rtl w:val="0"/>
        </w:rPr>
        <w:t xml:space="preserve">"Investigate whether adding governance mechanisms to a multi-agent AI ethics-training platform reduce students' over-reliance on the AI and improve their ethical decision-making”</w:t>
      </w:r>
    </w:p>
    <w:p w:rsidR="00000000" w:rsidDel="00000000" w:rsidP="00000000" w:rsidRDefault="00000000" w:rsidRPr="00000000" w14:paraId="0000031B">
      <w:pPr>
        <w:spacing w:line="256.8" w:lineRule="auto"/>
        <w:rPr>
          <w:b w:val="1"/>
          <w:bCs w:val="1"/>
        </w:rPr>
      </w:pPr>
      <w:r w:rsidDel="00000000" w:rsidR="00000000" w:rsidRPr="00000000">
        <w:rPr>
          <w:rtl w:val="0"/>
        </w:rPr>
      </w:r>
    </w:p>
    <w:p w:rsidR="00000000" w:rsidDel="00000000" w:rsidP="00000000" w:rsidRDefault="00000000" w:rsidRPr="00000000" w14:paraId="0000031C">
      <w:pPr>
        <w:spacing w:line="256.8" w:lineRule="auto"/>
        <w:rPr>
          <w:b w:val="1"/>
          <w:bCs w:val="1"/>
        </w:rPr>
      </w:pPr>
      <w:r w:rsidDel="00000000" w:rsidR="00000000" w:rsidRPr="00000000">
        <w:rPr>
          <w:b w:val="1"/>
          <w:bCs w:val="1"/>
          <w:rtl w:val="0"/>
        </w:rPr>
        <w:t xml:space="preserve">Central RQ: [to refine] Do we need governance mechanisms to a multi-agent AI ethics-training platform?</w:t>
      </w:r>
    </w:p>
    <w:p w:rsidR="00000000" w:rsidDel="00000000" w:rsidP="00000000" w:rsidRDefault="00000000" w:rsidRPr="00000000" w14:paraId="0000031D">
      <w:pPr>
        <w:spacing w:line="256.8" w:lineRule="auto"/>
        <w:rPr>
          <w:b w:val="1"/>
          <w:bCs w:val="1"/>
        </w:rPr>
      </w:pPr>
      <w:r w:rsidDel="00000000" w:rsidR="00000000" w:rsidRPr="00000000">
        <w:rPr>
          <w:rtl w:val="0"/>
        </w:rPr>
      </w:r>
    </w:p>
    <w:p w:rsidR="00000000" w:rsidDel="00000000" w:rsidP="00000000" w:rsidRDefault="00000000" w:rsidRPr="00000000" w14:paraId="0000031E">
      <w:pPr>
        <w:numPr>
          <w:ilvl w:val="0"/>
          <w:numId w:val="16"/>
        </w:numPr>
        <w:ind w:left="720" w:hanging="360"/>
      </w:pPr>
      <w:commentRangeStart w:id="35"/>
      <w:r w:rsidDel="00000000" w:rsidR="00000000" w:rsidRPr="00000000">
        <w:rPr>
          <w:rtl w:val="0"/>
        </w:rPr>
        <w:t xml:space="preserve">Issues</w:t>
      </w:r>
      <w:commentRangeEnd w:id="35"/>
      <w:r w:rsidDel="00000000" w:rsidR="00000000" w:rsidRPr="00000000">
        <w:commentReference w:id="35"/>
      </w:r>
      <w:r w:rsidDel="00000000" w:rsidR="00000000" w:rsidRPr="00000000">
        <w:rPr>
          <w:rtl w:val="0"/>
        </w:rPr>
        <w:t xml:space="preserve">:</w:t>
      </w:r>
    </w:p>
    <w:p w:rsidR="00000000" w:rsidDel="00000000" w:rsidP="00000000" w:rsidRDefault="00000000" w:rsidRPr="00000000" w14:paraId="0000031F">
      <w:pPr>
        <w:numPr>
          <w:ilvl w:val="1"/>
          <w:numId w:val="16"/>
        </w:numPr>
        <w:ind w:left="1440" w:hanging="360"/>
      </w:pPr>
      <w:commentRangeStart w:id="36"/>
      <w:r w:rsidDel="00000000" w:rsidR="00000000" w:rsidRPr="00000000">
        <w:rPr>
          <w:rtl w:val="0"/>
        </w:rPr>
        <w:t xml:space="preserve">Unique roles to each agent</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320">
      <w:pPr>
        <w:numPr>
          <w:ilvl w:val="1"/>
          <w:numId w:val="16"/>
        </w:numPr>
        <w:ind w:left="1440" w:hanging="360"/>
      </w:pPr>
      <w:r w:rsidDel="00000000" w:rsidR="00000000" w:rsidRPr="00000000">
        <w:rPr>
          <w:rtl w:val="0"/>
        </w:rPr>
        <w:t xml:space="preserve">Poor decision making </w:t>
      </w:r>
    </w:p>
    <w:p w:rsidR="00000000" w:rsidDel="00000000" w:rsidP="00000000" w:rsidRDefault="00000000" w:rsidRPr="00000000" w14:paraId="00000321">
      <w:pPr>
        <w:numPr>
          <w:ilvl w:val="1"/>
          <w:numId w:val="16"/>
        </w:numPr>
        <w:ind w:left="1440" w:hanging="360"/>
      </w:pPr>
      <w:r w:rsidDel="00000000" w:rsidR="00000000" w:rsidRPr="00000000">
        <w:rPr>
          <w:rtl w:val="0"/>
        </w:rPr>
        <w:t xml:space="preserve">Should we use utilitarian approach to agree with agent’s decision</w:t>
      </w:r>
    </w:p>
    <w:p w:rsidR="00000000" w:rsidDel="00000000" w:rsidP="00000000" w:rsidRDefault="00000000" w:rsidRPr="00000000" w14:paraId="00000322">
      <w:pPr>
        <w:numPr>
          <w:ilvl w:val="1"/>
          <w:numId w:val="16"/>
        </w:numPr>
        <w:ind w:left="1440" w:hanging="360"/>
      </w:pPr>
      <w:r w:rsidDel="00000000" w:rsidR="00000000" w:rsidRPr="00000000">
        <w:rPr>
          <w:rtl w:val="0"/>
        </w:rPr>
        <w:t xml:space="preserve">How to validate the final decision?  </w:t>
      </w:r>
    </w:p>
    <w:p w:rsidR="00000000" w:rsidDel="00000000" w:rsidP="00000000" w:rsidRDefault="00000000" w:rsidRPr="00000000" w14:paraId="00000323">
      <w:pPr>
        <w:numPr>
          <w:ilvl w:val="1"/>
          <w:numId w:val="16"/>
        </w:numPr>
        <w:ind w:left="1440" w:hanging="360"/>
      </w:pPr>
      <w:r w:rsidDel="00000000" w:rsidR="00000000" w:rsidRPr="00000000">
        <w:rPr>
          <w:rtl w:val="0"/>
        </w:rPr>
        <w:t xml:space="preserve">What are the </w:t>
      </w:r>
      <w:commentRangeStart w:id="37"/>
      <w:r w:rsidDel="00000000" w:rsidR="00000000" w:rsidRPr="00000000">
        <w:rPr>
          <w:rtl w:val="0"/>
        </w:rPr>
        <w:t xml:space="preserve">different roles</w:t>
      </w:r>
      <w:commentRangeEnd w:id="37"/>
      <w:r w:rsidDel="00000000" w:rsidR="00000000" w:rsidRPr="00000000">
        <w:commentReference w:id="37"/>
      </w:r>
      <w:r w:rsidDel="00000000" w:rsidR="00000000" w:rsidRPr="00000000">
        <w:rPr>
          <w:rtl w:val="0"/>
        </w:rPr>
        <w:t xml:space="preserve"> required in a </w:t>
      </w:r>
      <w:commentRangeStart w:id="38"/>
      <w:r w:rsidDel="00000000" w:rsidR="00000000" w:rsidRPr="00000000">
        <w:rPr>
          <w:b w:val="1"/>
          <w:bCs w:val="1"/>
          <w:rtl w:val="0"/>
        </w:rPr>
        <w:t xml:space="preserve">multi-agent AI ethics-training platform</w:t>
      </w:r>
      <w:commentRangeEnd w:id="38"/>
      <w:r w:rsidDel="00000000" w:rsidR="00000000" w:rsidRPr="00000000">
        <w:commentReference w:id="38"/>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324">
      <w:pPr>
        <w:ind w:left="720" w:firstLine="0"/>
        <w:rPr/>
      </w:pPr>
      <w:r w:rsidDel="00000000" w:rsidR="00000000" w:rsidRPr="00000000">
        <w:rPr>
          <w:rtl w:val="0"/>
        </w:rPr>
      </w:r>
    </w:p>
    <w:p w:rsidR="00000000" w:rsidDel="00000000" w:rsidP="00000000" w:rsidRDefault="00000000" w:rsidRPr="00000000" w14:paraId="00000325">
      <w:pPr>
        <w:numPr>
          <w:ilvl w:val="0"/>
          <w:numId w:val="16"/>
        </w:numPr>
        <w:ind w:left="720" w:hanging="360"/>
      </w:pPr>
      <w:r w:rsidDel="00000000" w:rsidR="00000000" w:rsidRPr="00000000">
        <w:rPr>
          <w:rtl w:val="0"/>
        </w:rPr>
        <w:t xml:space="preserve">R Objective 1: Investigate the consequences of a </w:t>
      </w:r>
      <w:r w:rsidDel="00000000" w:rsidR="00000000" w:rsidRPr="00000000">
        <w:rPr>
          <w:b w:val="1"/>
          <w:bCs w:val="1"/>
          <w:rtl w:val="0"/>
        </w:rPr>
        <w:t xml:space="preserve">multi-agent AI ethics-training platform</w:t>
      </w:r>
    </w:p>
    <w:p w:rsidR="00000000" w:rsidDel="00000000" w:rsidP="00000000" w:rsidRDefault="00000000" w:rsidRPr="00000000" w14:paraId="00000326">
      <w:pPr>
        <w:numPr>
          <w:ilvl w:val="0"/>
          <w:numId w:val="16"/>
        </w:numPr>
        <w:ind w:left="720" w:hanging="360"/>
        <w:rPr>
          <w:b w:val="1"/>
          <w:bCs w:val="1"/>
        </w:rPr>
      </w:pPr>
      <w:r w:rsidDel="00000000" w:rsidR="00000000" w:rsidRPr="00000000">
        <w:rPr>
          <w:rtl w:val="0"/>
        </w:rPr>
        <w:t xml:space="preserve">R Objective 2: How could we incorporate governance mechanisms in a </w:t>
      </w:r>
      <w:r w:rsidDel="00000000" w:rsidR="00000000" w:rsidRPr="00000000">
        <w:rPr>
          <w:b w:val="1"/>
          <w:bCs w:val="1"/>
          <w:rtl w:val="0"/>
        </w:rPr>
        <w:t xml:space="preserve">multi-agent AI ethics-training platform?</w:t>
      </w:r>
    </w:p>
    <w:p w:rsidR="00000000" w:rsidDel="00000000" w:rsidP="00000000" w:rsidRDefault="00000000" w:rsidRPr="00000000" w14:paraId="00000327">
      <w:pPr>
        <w:numPr>
          <w:ilvl w:val="0"/>
          <w:numId w:val="16"/>
        </w:numPr>
        <w:ind w:left="720" w:hanging="360"/>
        <w:rPr>
          <w:b w:val="1"/>
          <w:bCs w:val="1"/>
        </w:rPr>
      </w:pPr>
      <w:r w:rsidDel="00000000" w:rsidR="00000000" w:rsidRPr="00000000">
        <w:rPr>
          <w:rtl w:val="0"/>
        </w:rPr>
        <w:t xml:space="preserve">R Objective 3: Do governance mechanisms increase the quality of overall ethical decision</w:t>
      </w:r>
      <w:r w:rsidDel="00000000" w:rsidR="00000000" w:rsidRPr="00000000">
        <w:rPr>
          <w:b w:val="1"/>
          <w:bCs w:val="1"/>
          <w:rtl w:val="0"/>
        </w:rPr>
        <w:t xml:space="preserve">?</w:t>
      </w:r>
    </w:p>
    <w:p w:rsidR="00000000" w:rsidDel="00000000" w:rsidP="00000000" w:rsidRDefault="00000000" w:rsidRPr="00000000" w14:paraId="00000328">
      <w:pPr>
        <w:numPr>
          <w:ilvl w:val="0"/>
          <w:numId w:val="16"/>
        </w:numPr>
        <w:ind w:left="720" w:hanging="360"/>
        <w:rPr>
          <w:b w:val="1"/>
          <w:bCs w:val="1"/>
        </w:rPr>
      </w:pPr>
      <w:r w:rsidDel="00000000" w:rsidR="00000000" w:rsidRPr="00000000">
        <w:rPr>
          <w:rtl w:val="0"/>
        </w:rPr>
        <w:t xml:space="preserve">R Objective 5: Do governance mechanisms increase the reliability (using utilitarian or similar) of overall ethical decision?</w:t>
      </w:r>
      <w:r w:rsidDel="00000000" w:rsidR="00000000" w:rsidRPr="00000000">
        <w:rPr>
          <w:b w:val="1"/>
          <w:bCs w:val="1"/>
          <w:rtl w:val="0"/>
        </w:rPr>
        <w:t xml:space="preserve"> </w:t>
      </w:r>
    </w:p>
    <w:p w:rsidR="00000000" w:rsidDel="00000000" w:rsidP="00000000" w:rsidRDefault="00000000" w:rsidRPr="00000000" w14:paraId="00000329">
      <w:pPr>
        <w:numPr>
          <w:ilvl w:val="0"/>
          <w:numId w:val="16"/>
        </w:numPr>
        <w:ind w:left="720" w:hanging="360"/>
        <w:rPr>
          <w:b w:val="1"/>
          <w:bCs w:val="1"/>
        </w:rPr>
      </w:pPr>
      <w:r w:rsidDel="00000000" w:rsidR="00000000" w:rsidRPr="00000000">
        <w:rPr>
          <w:b w:val="1"/>
          <w:bCs w:val="1"/>
          <w:rtl w:val="0"/>
        </w:rPr>
        <w:t xml:space="preserve">Any other objectives…</w:t>
      </w:r>
    </w:p>
    <w:p w:rsidR="00000000" w:rsidDel="00000000" w:rsidP="00000000" w:rsidRDefault="00000000" w:rsidRPr="00000000" w14:paraId="0000032A">
      <w:pPr>
        <w:ind w:left="720" w:firstLine="0"/>
        <w:rPr/>
      </w:pPr>
      <w:r w:rsidDel="00000000" w:rsidR="00000000" w:rsidRPr="00000000">
        <w:rPr>
          <w:rtl w:val="0"/>
        </w:rPr>
      </w:r>
    </w:p>
    <w:p w:rsidR="00000000" w:rsidDel="00000000" w:rsidP="00000000" w:rsidRDefault="00000000" w:rsidRPr="00000000" w14:paraId="0000032B">
      <w:pPr>
        <w:ind w:left="720" w:firstLine="0"/>
        <w:rPr/>
      </w:pPr>
      <w:r w:rsidDel="00000000" w:rsidR="00000000" w:rsidRPr="00000000">
        <w:rPr>
          <w:rtl w:val="0"/>
        </w:rPr>
        <w:t xml:space="preserve">Sub RQs will be based on these objectives </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Action items</w:t>
      </w:r>
    </w:p>
    <w:p w:rsidR="00000000" w:rsidDel="00000000" w:rsidP="00000000" w:rsidRDefault="00000000" w:rsidRPr="00000000" w14:paraId="0000032E">
      <w:pPr>
        <w:numPr>
          <w:ilvl w:val="0"/>
          <w:numId w:val="33"/>
        </w:numPr>
        <w:ind w:left="720" w:hanging="360"/>
      </w:pPr>
      <w:r w:rsidDel="00000000" w:rsidR="00000000" w:rsidRPr="00000000">
        <w:rPr>
          <w:strike w:val="1"/>
          <w:rtl w:val="0"/>
        </w:rPr>
        <w:t xml:space="preserve">Lit surveys: Create an excel spreadsheet </w:t>
      </w:r>
    </w:p>
    <w:p w:rsidR="00000000" w:rsidDel="00000000" w:rsidP="00000000" w:rsidRDefault="00000000" w:rsidRPr="00000000" w14:paraId="0000032F">
      <w:pPr>
        <w:numPr>
          <w:ilvl w:val="0"/>
          <w:numId w:val="33"/>
        </w:numPr>
        <w:ind w:left="720" w:hanging="360"/>
      </w:pPr>
      <w:r w:rsidDel="00000000" w:rsidR="00000000" w:rsidRPr="00000000">
        <w:rPr>
          <w:rtl w:val="0"/>
        </w:rPr>
        <w:t xml:space="preserve">Start the template for W12 initial paper - 4 pages - Russel</w:t>
      </w:r>
    </w:p>
    <w:p w:rsidR="00000000" w:rsidDel="00000000" w:rsidP="00000000" w:rsidRDefault="00000000" w:rsidRPr="00000000" w14:paraId="00000330">
      <w:pPr>
        <w:numPr>
          <w:ilvl w:val="0"/>
          <w:numId w:val="33"/>
        </w:numPr>
        <w:ind w:left="720" w:hanging="360"/>
      </w:pPr>
      <w:r w:rsidDel="00000000" w:rsidR="00000000" w:rsidRPr="00000000">
        <w:rPr>
          <w:rtl w:val="0"/>
        </w:rPr>
        <w:t xml:space="preserve">Ethics approval MUHREC - Russel</w:t>
      </w:r>
    </w:p>
    <w:p w:rsidR="00000000" w:rsidDel="00000000" w:rsidP="00000000" w:rsidRDefault="00000000" w:rsidRPr="00000000" w14:paraId="00000331">
      <w:pPr>
        <w:numPr>
          <w:ilvl w:val="0"/>
          <w:numId w:val="33"/>
        </w:numPr>
        <w:ind w:left="720" w:hanging="360"/>
      </w:pPr>
      <w:r w:rsidDel="00000000" w:rsidR="00000000" w:rsidRPr="00000000">
        <w:rPr>
          <w:rtl w:val="0"/>
        </w:rPr>
        <w:t xml:space="preserve">Work on objectives - add more</w:t>
      </w:r>
    </w:p>
    <w:p w:rsidR="00000000" w:rsidDel="00000000" w:rsidP="00000000" w:rsidRDefault="00000000" w:rsidRPr="00000000" w14:paraId="00000332">
      <w:pPr>
        <w:numPr>
          <w:ilvl w:val="0"/>
          <w:numId w:val="33"/>
        </w:numPr>
        <w:ind w:left="720" w:hanging="360"/>
      </w:pPr>
      <w:r w:rsidDel="00000000" w:rsidR="00000000" w:rsidRPr="00000000">
        <w:rPr>
          <w:rtl w:val="0"/>
        </w:rPr>
        <w:t xml:space="preserve">Excel summarise the studies (Abstract, method, findings , limitations etc)</w:t>
      </w:r>
    </w:p>
    <w:p w:rsidR="00000000" w:rsidDel="00000000" w:rsidP="00000000" w:rsidRDefault="00000000" w:rsidRPr="00000000" w14:paraId="00000333">
      <w:pPr>
        <w:ind w:left="720" w:firstLine="0"/>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9zjyhu9nvj0"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04 Aug 2026 | FIT4701/2 Meeting - Agentic AI Plat…</w:t>
      </w:r>
      <w:r w:rsidDel="00000000" w:rsidR="00000000" w:rsidRPr="00000000">
        <w:rPr>
          <w:rtl w:val="0"/>
        </w:rPr>
      </w:r>
    </w:p>
    <w:p w:rsidR="00000000" w:rsidDel="00000000" w:rsidP="00000000" w:rsidRDefault="00000000" w:rsidRPr="00000000" w14:paraId="00000337">
      <w:pPr>
        <w:pStyle w:val="Heading2"/>
        <w:rPr/>
      </w:pPr>
      <w:bookmarkStart w:colFirst="0" w:colLast="0" w:name="_vps6fnr5xqo0" w:id="20"/>
      <w:bookmarkEnd w:id="20"/>
      <w:r w:rsidDel="00000000" w:rsidR="00000000" w:rsidRPr="00000000">
        <w:rPr>
          <w:rtl w:val="0"/>
        </w:rPr>
        <w:t xml:space="preserve">4 Aug 2026</w:t>
      </w:r>
      <w:r w:rsidDel="00000000" w:rsidR="00000000" w:rsidRPr="00000000">
        <w:rPr>
          <w:rtl w:val="0"/>
        </w:rPr>
        <w:t xml:space="preserve"> | </w:t>
      </w:r>
      <w:hyperlink r:id="rId45">
        <w:r w:rsidDel="00000000" w:rsidR="00000000" w:rsidRPr="00000000">
          <w:rPr>
            <w:color w:val="0000ee"/>
            <w:u w:val="single"/>
            <w:rtl w:val="0"/>
          </w:rPr>
          <w:t xml:space="preserve">FIT4701/2 Meeting - Agentic AI Platform</w:t>
        </w:r>
      </w:hyperlink>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Attendees: </w:t>
      </w:r>
      <w:hyperlink r:id="rId46">
        <w:r w:rsidDel="00000000" w:rsidR="00000000" w:rsidRPr="00000000">
          <w:rPr>
            <w:color w:val="0000ee"/>
            <w:u w:val="single"/>
            <w:rtl w:val="0"/>
          </w:rPr>
          <w:t xml:space="preserve">ABM Russel</w:t>
        </w:r>
      </w:hyperlink>
      <w:r w:rsidDel="00000000" w:rsidR="00000000" w:rsidRPr="00000000">
        <w:rPr>
          <w:rtl w:val="0"/>
        </w:rPr>
        <w:t xml:space="preserve"> </w:t>
      </w:r>
      <w:hyperlink r:id="rId47">
        <w:r w:rsidDel="00000000" w:rsidR="00000000" w:rsidRPr="00000000">
          <w:rPr>
            <w:color w:val="0000ee"/>
            <w:u w:val="single"/>
            <w:rtl w:val="0"/>
          </w:rPr>
          <w:t xml:space="preserve">Aryan Cyrus</w:t>
        </w:r>
      </w:hyperlink>
      <w:r w:rsidDel="00000000" w:rsidR="00000000" w:rsidRPr="00000000">
        <w:rPr>
          <w:rtl w:val="0"/>
        </w:rPr>
        <w:t xml:space="preserve"> </w:t>
      </w:r>
      <w:hyperlink r:id="rId48">
        <w:r w:rsidDel="00000000" w:rsidR="00000000" w:rsidRPr="00000000">
          <w:rPr>
            <w:color w:val="0000ee"/>
            <w:u w:val="single"/>
            <w:rtl w:val="0"/>
          </w:rPr>
          <w:t xml:space="preserve">Ubaid Irfan</w:t>
        </w:r>
      </w:hyperlink>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spacing w:line="331.2" w:lineRule="auto"/>
        <w:rPr/>
      </w:pPr>
      <w:r w:rsidDel="00000000" w:rsidR="00000000" w:rsidRPr="00000000">
        <w:rPr>
          <w:rtl w:val="0"/>
        </w:rPr>
        <w:t xml:space="preserve">Requirements could be from lit OR surveys</w:t>
      </w:r>
    </w:p>
    <w:p w:rsidR="00000000" w:rsidDel="00000000" w:rsidP="00000000" w:rsidRDefault="00000000" w:rsidRPr="00000000" w14:paraId="0000033C">
      <w:pPr>
        <w:spacing w:line="331.2" w:lineRule="auto"/>
        <w:rPr/>
      </w:pPr>
      <w:r w:rsidDel="00000000" w:rsidR="00000000" w:rsidRPr="00000000">
        <w:rPr>
          <w:rtl w:val="0"/>
        </w:rPr>
        <w:t xml:space="preserve">Learning or self l</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spacing w:line="331.2" w:lineRule="auto"/>
        <w:rPr/>
      </w:pPr>
      <w:r w:rsidDel="00000000" w:rsidR="00000000" w:rsidRPr="00000000">
        <w:rPr>
          <w:rtl w:val="0"/>
        </w:rPr>
        <w:t xml:space="preserve">Meeting Notes:</w:t>
      </w:r>
    </w:p>
    <w:p w:rsidR="00000000" w:rsidDel="00000000" w:rsidP="00000000" w:rsidRDefault="00000000" w:rsidRPr="00000000" w14:paraId="0000033F">
      <w:pPr>
        <w:spacing w:line="331.2" w:lineRule="auto"/>
        <w:rPr/>
      </w:pPr>
      <w:r w:rsidDel="00000000" w:rsidR="00000000" w:rsidRPr="00000000">
        <w:rPr>
          <w:rtl w:val="0"/>
        </w:rPr>
        <w:t xml:space="preserve">https://onlineethics.virginia.edu/taxonomy/term/826</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spacing w:line="331.2" w:lineRule="auto"/>
        <w:rPr/>
      </w:pPr>
      <w:r w:rsidDel="00000000" w:rsidR="00000000" w:rsidRPr="00000000">
        <w:rPr>
          <w:b w:val="1"/>
          <w:bCs w:val="1"/>
          <w:rtl w:val="0"/>
        </w:rPr>
        <w:t xml:space="preserve">Russel ABM Russel</w:t>
      </w:r>
      <w:r w:rsidDel="00000000" w:rsidR="00000000" w:rsidRPr="00000000">
        <w:rPr>
          <w:rtl w:val="0"/>
        </w:rPr>
        <w:t xml:space="preserve">  to  Everyone 6:57 PM</w:t>
      </w:r>
    </w:p>
    <w:p w:rsidR="00000000" w:rsidDel="00000000" w:rsidP="00000000" w:rsidRDefault="00000000" w:rsidRPr="00000000" w14:paraId="00000342">
      <w:pPr>
        <w:spacing w:line="331.2" w:lineRule="auto"/>
        <w:rPr/>
      </w:pPr>
      <w:r w:rsidDel="00000000" w:rsidR="00000000" w:rsidRPr="00000000">
        <w:rPr>
          <w:rtl w:val="0"/>
        </w:rPr>
        <w:t xml:space="preserve">Agent4EDU</w:t>
      </w:r>
    </w:p>
    <w:p w:rsidR="00000000" w:rsidDel="00000000" w:rsidP="00000000" w:rsidRDefault="00000000" w:rsidRPr="00000000" w14:paraId="00000343">
      <w:pPr>
        <w:spacing w:line="331.2" w:lineRule="auto"/>
        <w:rPr/>
      </w:pPr>
      <w:r w:rsidDel="00000000" w:rsidR="00000000" w:rsidRPr="00000000">
        <w:rPr>
          <w:rtl w:val="0"/>
        </w:rPr>
        <w:t xml:space="preserve">EduMAS </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numPr>
          <w:ilvl w:val="0"/>
          <w:numId w:val="13"/>
        </w:numPr>
        <w:ind w:left="720" w:hanging="360"/>
      </w:pPr>
      <w:r w:rsidDel="00000000" w:rsidR="00000000" w:rsidRPr="00000000">
        <w:rPr>
          <w:b w:val="1"/>
          <w:bCs w:val="1"/>
          <w:rtl w:val="0"/>
        </w:rPr>
        <w:t xml:space="preserve">Week 3 – Milestone 1: Launch (Moodle quiz)</w:t>
      </w:r>
    </w:p>
    <w:p w:rsidR="00000000" w:rsidDel="00000000" w:rsidP="00000000" w:rsidRDefault="00000000" w:rsidRPr="00000000" w14:paraId="00000347">
      <w:pPr>
        <w:numPr>
          <w:ilvl w:val="0"/>
          <w:numId w:val="13"/>
        </w:numPr>
        <w:ind w:left="720" w:hanging="360"/>
      </w:pPr>
      <w:r w:rsidDel="00000000" w:rsidR="00000000" w:rsidRPr="00000000">
        <w:rPr>
          <w:b w:val="1"/>
          <w:bCs w:val="1"/>
          <w:rtl w:val="0"/>
        </w:rPr>
        <w:t xml:space="preserve">Week 5 – OH&amp;S Risk Assessment (competency hurdle)</w:t>
        <w:br w:type="textWrapping"/>
      </w:r>
    </w:p>
    <w:p w:rsidR="00000000" w:rsidDel="00000000" w:rsidP="00000000" w:rsidRDefault="00000000" w:rsidRPr="00000000" w14:paraId="00000348">
      <w:pPr>
        <w:numPr>
          <w:ilvl w:val="1"/>
          <w:numId w:val="13"/>
        </w:numPr>
        <w:ind w:left="1440" w:hanging="360"/>
      </w:pPr>
      <w:r w:rsidDel="00000000" w:rsidR="00000000" w:rsidRPr="00000000">
        <w:rPr>
          <w:rtl w:val="0"/>
        </w:rPr>
        <w:t xml:space="preserve">For the Clayton cohort, completing the online OHS and risk assessment training modules and associated tasks is </w:t>
      </w:r>
      <w:r w:rsidDel="00000000" w:rsidR="00000000" w:rsidRPr="00000000">
        <w:rPr>
          <w:b w:val="1"/>
          <w:bCs w:val="1"/>
          <w:rtl w:val="0"/>
        </w:rPr>
        <w:t xml:space="preserve">mandatory</w:t>
      </w:r>
      <w:r w:rsidDel="00000000" w:rsidR="00000000" w:rsidRPr="00000000">
        <w:rPr>
          <w:rtl w:val="0"/>
        </w:rPr>
        <w:t xml:space="preserve"> for all students, including those undertaking computer‑based projects. Depending on the project type, students may also require further lab/building inductions and submission of RA on SARAH.</w:t>
      </w:r>
    </w:p>
    <w:p w:rsidR="00000000" w:rsidDel="00000000" w:rsidP="00000000" w:rsidRDefault="00000000" w:rsidRPr="00000000" w14:paraId="00000349">
      <w:pPr>
        <w:numPr>
          <w:ilvl w:val="0"/>
          <w:numId w:val="13"/>
        </w:numPr>
        <w:ind w:left="720" w:hanging="360"/>
      </w:pPr>
      <w:r w:rsidDel="00000000" w:rsidR="00000000" w:rsidRPr="00000000">
        <w:rPr>
          <w:b w:val="1"/>
          <w:bCs w:val="1"/>
          <w:rtl w:val="0"/>
        </w:rPr>
        <w:t xml:space="preserve">Week 8 – Milestone 2: Confirmation (competency hurdle)</w:t>
      </w:r>
    </w:p>
    <w:p w:rsidR="00000000" w:rsidDel="00000000" w:rsidP="00000000" w:rsidRDefault="00000000" w:rsidRPr="00000000" w14:paraId="0000034A">
      <w:pPr>
        <w:numPr>
          <w:ilvl w:val="0"/>
          <w:numId w:val="13"/>
        </w:numPr>
        <w:ind w:left="720" w:hanging="360"/>
      </w:pPr>
      <w:r w:rsidDel="00000000" w:rsidR="00000000" w:rsidRPr="00000000">
        <w:rPr>
          <w:b w:val="1"/>
          <w:bCs w:val="1"/>
          <w:rtl w:val="0"/>
        </w:rPr>
        <w:t xml:space="preserve">Week 12 – Milestone 3: Initial Paper (competency hurdle)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i2ifq2onlc0"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11</w:t>
      </w: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BM Russel" w:id="36" w:date="2026-08-25T00:12:30Z">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at de Bono's six thinking hats</w:t>
      </w:r>
    </w:p>
  </w:comment>
  <w:comment w:author="ABM Russel" w:id="34" w:date="2026-08-25T00:11:47Z">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include context</w:t>
      </w:r>
    </w:p>
  </w:comment>
  <w:comment w:author="ABM Russel" w:id="1" w:date="2026-10-20T00:17:44Z">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update the form with questions for participants - Part 1 must start with consent to go to Part 2 with link to prototype.</w:t>
      </w:r>
    </w:p>
  </w:comment>
  <w:comment w:author="Ubaid Irfan" w:id="21" w:date="2026-09-01T00:20:29Z">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 all agents receive same scenario independently; they don't see each other's answers before response</w:t>
      </w:r>
    </w:p>
  </w:comment>
  <w:comment w:author="ABM Russel" w:id="25" w:date="2026-09-01T00:22:27Z">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Transparency?</w:t>
      </w:r>
    </w:p>
  </w:comment>
  <w:comment w:author="ABM Russel" w:id="26" w:date="2026-09-01T00:25:36Z">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Autonomy</w:t>
      </w:r>
    </w:p>
  </w:comment>
  <w:comment w:author="ABM Russel" w:id="0" w:date="2026-10-20T00:18:35Z">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below example</w:t>
      </w:r>
    </w:p>
  </w:comment>
  <w:comment w:author="ABM Russel" w:id="15" w:date="2026-10-12T23:57:03Z">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Park this</w:t>
      </w:r>
    </w:p>
  </w:comment>
  <w:comment w:author="ABM Russel" w:id="2" w:date="2026-10-20T00:18:19Z">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for the report...</w:t>
      </w:r>
    </w:p>
  </w:comment>
  <w:comment w:author="ABM Russel" w:id="27" w:date="2026-09-01T00:23:46Z">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Semi-autonomous vs fully autonomous decision support AI Agent</w:t>
      </w:r>
    </w:p>
  </w:comment>
  <w:comment w:author="ABM Russel" w:id="9" w:date="2026-10-12T23:04:44Z">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 making</w:t>
      </w:r>
    </w:p>
  </w:comment>
  <w:comment w:author="ABM Russel" w:id="12" w:date="2026-10-12T23:04:44Z">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 making</w:t>
      </w:r>
    </w:p>
  </w:comment>
  <w:comment w:author="Ubaid Irfan" w:id="24" w:date="2026-09-01T00:24:50Z">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 interaction with over reliance: if user selects agent themselves, they may become more inclined to follow it as they selected it themself. also transparency about limitations/reliability might make user skeptical</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Aryan Cyrus reacted with 😮 at 01/09/2026, 00:25 UTC</w:t>
      </w:r>
    </w:p>
  </w:comment>
  <w:comment w:author="ABM Russel" w:id="3" w:date="2026-10-20T00:41:50Z">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value does this platform bring to the broader community?</w:t>
      </w:r>
    </w:p>
  </w:comment>
  <w:comment w:author="ABM Russel" w:id="38" w:date="2026-08-25T00:14:48Z">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pilot or PoC system development (requirements and evaluation)</w:t>
      </w:r>
    </w:p>
  </w:comment>
  <w:comment w:author="ABM Russel" w:id="28" w:date="2026-08-25T01:02:00Z">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Relevance?</w:t>
      </w:r>
    </w:p>
  </w:comment>
  <w:comment w:author="ABM Russel" w:id="29" w:date="2026-08-25T01:03:04Z">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Clarity</w:t>
      </w:r>
    </w:p>
  </w:comment>
  <w:comment w:author="ABM Russel" w:id="30" w:date="2026-08-25T01:03:54Z">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Consistency</w:t>
      </w:r>
    </w:p>
  </w:comment>
  <w:comment w:author="ABM Russel" w:id="31" w:date="2026-08-25T01:04:17Z">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 bias?</w:t>
      </w:r>
    </w:p>
  </w:comment>
  <w:comment w:author="ABM Russel" w:id="32" w:date="2026-08-25T01:04:41Z">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 Culturally sensitive</w:t>
      </w:r>
    </w:p>
  </w:comment>
  <w:comment w:author="ABM Russel" w:id="10" w:date="2026-10-12T23:11:46Z">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Categories and themes/codes for qualitative data</w:t>
      </w:r>
    </w:p>
  </w:comment>
  <w:comment w:author="ABM Russel" w:id="13" w:date="2026-10-12T23:11:46Z">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Categories and themes/codes for qualitative data</w:t>
      </w:r>
    </w:p>
  </w:comment>
  <w:comment w:author="ABM Russel" w:id="5" w:date="2026-10-19T23:53:03Z">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comment>
  <w:comment w:author="ABM Russel" w:id="20" w:date="2026-09-01T02:30:22Z">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start reviewing</w:t>
      </w:r>
    </w:p>
  </w:comment>
  <w:comment w:author="ABM Russel" w:id="22" w:date="2026-09-01T00:18:14Z">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-&gt; architecture, seq vs parallel: Voting/Weight/RangeFlags?</w:t>
      </w:r>
    </w:p>
  </w:comment>
  <w:comment w:author="ABM Russel" w:id="23" w:date="2026-09-01T00:20:19Z">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Potential Bias issuing sequential orchestration!</w:t>
      </w:r>
    </w:p>
  </w:comment>
  <w:comment w:author="ABM Russel" w:id="16" w:date="2026-09-08T09:18:23Z">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formula to calculate final decision. Use weights..</w:t>
      </w:r>
    </w:p>
  </w:comment>
  <w:comment w:author="ABM Russel" w:id="17" w:date="2026-09-08T09:20:26Z">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Reliability (given by human experts), relevance ....</w:t>
      </w:r>
    </w:p>
  </w:comment>
  <w:comment w:author="ABM Russel" w:id="18" w:date="2026-09-08T09:20:37Z">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a scoring mechanism</w:t>
      </w:r>
    </w:p>
  </w:comment>
  <w:comment w:author="ABM Russel" w:id="19" w:date="2026-09-01T02:30:07Z">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check invitation</w:t>
      </w:r>
    </w:p>
  </w:comment>
  <w:comment w:author="ABM Russel" w:id="4" w:date="2026-10-20T01:21:12Z">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a hypothesis</w:t>
      </w:r>
    </w:p>
  </w:comment>
  <w:comment w:author="ABM Russel" w:id="33" w:date="2026-08-25T00:26:36Z">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narrow down context.</w:t>
      </w:r>
    </w:p>
  </w:comment>
  <w:comment w:author="ABM Russel" w:id="35" w:date="2026-08-25T00:13:34Z">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these into RQs backed by literature...</w:t>
      </w:r>
    </w:p>
  </w:comment>
  <w:comment w:author="ABM Russel" w:id="11" w:date="2026-10-12T23:18:09Z">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Separate these ..</w:t>
      </w:r>
    </w:p>
  </w:comment>
  <w:comment w:author="ABM Russel" w:id="14" w:date="2026-10-12T23:18:09Z">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Separate these ..</w:t>
      </w:r>
    </w:p>
  </w:comment>
  <w:comment w:author="ABM Russel" w:id="37" w:date="2026-08-25T00:13:03Z">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short list some roles.</w:t>
      </w:r>
    </w:p>
  </w:comment>
  <w:comment w:author="ABM Russel" w:id="6" w:date="2026-10-21T22:44:37Z">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@amaj0006@student.monash.edu @uirf0001@student.monash.edu Please check the revised version. Is the form ready and need a link to deployed platform (this can continue beig developed)</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amaj0006@student.monash.edu_</w:t>
      </w:r>
    </w:p>
  </w:comment>
  <w:comment w:author="Aryan Cyrus" w:id="7" w:date="2026-10-21T22:51:55Z">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will check it out. Also will deploy to foreshore today</w:t>
      </w:r>
    </w:p>
  </w:comment>
  <w:comment w:author="ABM Russel" w:id="8" w:date="2026-10-21T23:05:43Z">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Also need the LLM-enhaced Ethics scenarios used in the platform. I have also updated all ERM responses - please review. Pending all supporting docs - will do later tonight.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u w:val="none"/>
      </w:rPr>
    </w:lvl>
    <w:lvl w:ilvl="1">
      <w:start w:val="1"/>
      <w:numFmt w:val="bullet"/>
      <w:lvlText w:val="○"/>
      <w:lvlJc w:val="left"/>
      <w:pPr>
        <w:ind w:left="1440" w:hanging="360"/>
      </w:pPr>
      <w:rPr>
        <w:b w:val="0"/>
        <w:bCs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strike w:val="0"/>
        <w:color w:val="00000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strike w:val="0"/>
        <w:color w:val="00000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mailto:abm.russel@monash.edu" TargetMode="External"/><Relationship Id="rId20" Type="http://schemas.openxmlformats.org/officeDocument/2006/relationships/hyperlink" Target="mailto:uirf0001@student.monash.edu" TargetMode="External"/><Relationship Id="rId42" Type="http://schemas.openxmlformats.org/officeDocument/2006/relationships/hyperlink" Target="mailto:uirf0001@student.monash.edu" TargetMode="External"/><Relationship Id="rId41" Type="http://schemas.openxmlformats.org/officeDocument/2006/relationships/hyperlink" Target="mailto:amaj0006@student.monash.edu" TargetMode="External"/><Relationship Id="rId22" Type="http://schemas.openxmlformats.org/officeDocument/2006/relationships/hyperlink" Target="mailto:abm.russel@monash.edu" TargetMode="External"/><Relationship Id="rId44" Type="http://schemas.openxmlformats.org/officeDocument/2006/relationships/hyperlink" Target="https://www.debonogroup.com/services/core-programs/six-thinking-hats/" TargetMode="External"/><Relationship Id="rId21" Type="http://schemas.openxmlformats.org/officeDocument/2006/relationships/hyperlink" Target="https://www.google.com/calendar/event?eid=NnFxbGNoZWg1Z2k1c2E1cDljZ2w0a2hib2hfMjAyNjA5MDFUMDAwMDAwWiBhYm0ucnVzc2VsQG1vbmFzaC5lZHU" TargetMode="External"/><Relationship Id="rId43" Type="http://schemas.openxmlformats.org/officeDocument/2006/relationships/hyperlink" Target="https://www.cosmin.nl/tools/cosmin-taxonomy-measurement-properties/" TargetMode="External"/><Relationship Id="rId24" Type="http://schemas.openxmlformats.org/officeDocument/2006/relationships/hyperlink" Target="https://www.researchgate.net/publication/247502831_Foundations_for_an_Empirically_Determined_Scale_of_Trust_in_Automated_Systems" TargetMode="External"/><Relationship Id="rId46" Type="http://schemas.openxmlformats.org/officeDocument/2006/relationships/hyperlink" Target="mailto:abm.russel@monash.edu" TargetMode="External"/><Relationship Id="rId23" Type="http://schemas.openxmlformats.org/officeDocument/2006/relationships/hyperlink" Target="mailto:amaj0006@student.monash.edu" TargetMode="External"/><Relationship Id="rId45" Type="http://schemas.openxmlformats.org/officeDocument/2006/relationships/hyperlink" Target="https://www.google.com/calendar/event?eid=NnFxbGNoZWg1Z2k1c2E1cDljZ2w0a2hib2hfMjAyNjA4MThUMDAwMDAwWiBhYm0ucnVzc2VsQG1vbmFzaC5lZHU"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google.com/calendar/event?eid=NnFxbGNoZWg1Z2k1c2E1cDljZ2w0a2hib2hfMjAyNjA5MTVUMDAwMDAwWiBhYm0ucnVzc2VsQG1vbmFzaC5lZHU" TargetMode="External"/><Relationship Id="rId26" Type="http://schemas.openxmlformats.org/officeDocument/2006/relationships/hyperlink" Target="https://app.readable.com/text/" TargetMode="External"/><Relationship Id="rId48" Type="http://schemas.openxmlformats.org/officeDocument/2006/relationships/hyperlink" Target="mailto:uirf0001@student.monash.edu" TargetMode="External"/><Relationship Id="rId25" Type="http://schemas.openxmlformats.org/officeDocument/2006/relationships/image" Target="media/image8.png"/><Relationship Id="rId47" Type="http://schemas.openxmlformats.org/officeDocument/2006/relationships/hyperlink" Target="mailto:amaj0006@student.monash.edu" TargetMode="External"/><Relationship Id="rId28" Type="http://schemas.openxmlformats.org/officeDocument/2006/relationships/image" Target="media/image3.png"/><Relationship Id="rId27" Type="http://schemas.openxmlformats.org/officeDocument/2006/relationships/image" Target="media/image11.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6.png"/><Relationship Id="rId7" Type="http://schemas.openxmlformats.org/officeDocument/2006/relationships/hyperlink" Target="https://app.readable.com/text/" TargetMode="External"/><Relationship Id="rId8" Type="http://schemas.openxmlformats.org/officeDocument/2006/relationships/image" Target="media/image4.png"/><Relationship Id="rId31" Type="http://schemas.openxmlformats.org/officeDocument/2006/relationships/hyperlink" Target="https://www.google.com/calendar/event?eid=NnFxbGNoZWg1Z2k1c2E1cDljZ2w0a2hib2hfMjAyNjA5MDFUMDAwMDAwWiBhYm0ucnVzc2VsQG1vbmFzaC5lZHU" TargetMode="External"/><Relationship Id="rId30" Type="http://schemas.openxmlformats.org/officeDocument/2006/relationships/hyperlink" Target="https://ethicsapps.monash.edu/ActivityForm/Index" TargetMode="External"/><Relationship Id="rId11" Type="http://schemas.openxmlformats.org/officeDocument/2006/relationships/hyperlink" Target="mailto:amaj0006@student.monash.edu" TargetMode="External"/><Relationship Id="rId33" Type="http://schemas.openxmlformats.org/officeDocument/2006/relationships/hyperlink" Target="mailto:amaj0006@student.monash.edu" TargetMode="External"/><Relationship Id="rId10" Type="http://schemas.openxmlformats.org/officeDocument/2006/relationships/hyperlink" Target="mailto:abm.russel@monash.edu" TargetMode="External"/><Relationship Id="rId32" Type="http://schemas.openxmlformats.org/officeDocument/2006/relationships/hyperlink" Target="mailto:abm.russel@monash.edu" TargetMode="External"/><Relationship Id="rId13" Type="http://schemas.openxmlformats.org/officeDocument/2006/relationships/hyperlink" Target="https://www.google.com/calendar/event?eid=NnFxbGNoZWg1Z2k1c2E1cDljZ2w0a2hib2hfMjAyNjA5MTVUMDAwMDAwWiBhYm0ucnVzc2VsQG1vbmFzaC5lZHU" TargetMode="External"/><Relationship Id="rId35" Type="http://schemas.openxmlformats.org/officeDocument/2006/relationships/hyperlink" Target="https://www.google.com/calendar/event?eid=Mm1uaWcyazdsYjZoa2ZjNmthOHR2MWlwcDRfMjAyNjA4MjVUMDIwMDAwWiBhYm0ucnVzc2VsQG1vbmFzaC5lZHU" TargetMode="External"/><Relationship Id="rId12" Type="http://schemas.openxmlformats.org/officeDocument/2006/relationships/hyperlink" Target="mailto:uirf0001@student.monash.edu" TargetMode="External"/><Relationship Id="rId34" Type="http://schemas.openxmlformats.org/officeDocument/2006/relationships/hyperlink" Target="mailto:uirf0001@student.monash.edu" TargetMode="External"/><Relationship Id="rId15" Type="http://schemas.openxmlformats.org/officeDocument/2006/relationships/hyperlink" Target="mailto:amaj0006@student.monash.edu" TargetMode="External"/><Relationship Id="rId37" Type="http://schemas.openxmlformats.org/officeDocument/2006/relationships/image" Target="media/image9.png"/><Relationship Id="rId14" Type="http://schemas.openxmlformats.org/officeDocument/2006/relationships/hyperlink" Target="mailto:abm.russel@monash.edu" TargetMode="External"/><Relationship Id="rId36" Type="http://schemas.openxmlformats.org/officeDocument/2006/relationships/hyperlink" Target="https://www.researchgate.net/publication/247502831_Foundations_for_an_Empirically_Determined_Scale_of_Trust_in_Automated_Systems" TargetMode="External"/><Relationship Id="rId17" Type="http://schemas.openxmlformats.org/officeDocument/2006/relationships/hyperlink" Target="https://www.google.com/calendar/event?eid=NnFxbGNoZWg1Z2k1c2E1cDljZ2w0a2hib2hfMjAyNjA5MTVUMDAwMDAwWiBhYm0ucnVzc2VsQG1vbmFzaC5lZHU" TargetMode="External"/><Relationship Id="rId39" Type="http://schemas.openxmlformats.org/officeDocument/2006/relationships/hyperlink" Target="https://www.google.com/calendar/event?eid=NnFxbGNoZWg1Z2k1c2E1cDljZ2w0a2hib2hfMjAyNjA4MThUMDAwMDAwWiBhYm0ucnVzc2VsQG1vbmFzaC5lZHU" TargetMode="External"/><Relationship Id="rId16" Type="http://schemas.openxmlformats.org/officeDocument/2006/relationships/hyperlink" Target="mailto:uirf0001@student.monash.edu" TargetMode="External"/><Relationship Id="rId38" Type="http://schemas.openxmlformats.org/officeDocument/2006/relationships/hyperlink" Target="https://ethicsapps.monash.edu/ActivityForm/Index" TargetMode="External"/><Relationship Id="rId19" Type="http://schemas.openxmlformats.org/officeDocument/2006/relationships/hyperlink" Target="mailto:amaj0006@student.monash.edu" TargetMode="External"/><Relationship Id="rId18" Type="http://schemas.openxmlformats.org/officeDocument/2006/relationships/hyperlink" Target="mailto:abm.russel@monas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
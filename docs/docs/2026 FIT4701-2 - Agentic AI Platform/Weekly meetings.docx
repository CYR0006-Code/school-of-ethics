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ixldhqb5tx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 Oct 2026 | FIT4701/2 Meeting - Agentic AI Platf…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 Oct 2026</w:t>
      </w:r>
      <w:r w:rsidDel="00000000" w:rsidR="00000000" w:rsidRPr="00000000">
        <w:rPr>
          <w:sz w:val="32"/>
          <w:szCs w:val="32"/>
          <w:rtl w:val="0"/>
        </w:rPr>
        <w:t xml:space="preserve"> | </w:t>
      </w:r>
      <w:hyperlink r:id="rId7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FIT4701/2 Meeting - Agentic AI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Attendees: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ABM Russel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Aryan Cyrus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Ubaid Irfan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Background - Intro + Lit survey + methodology draft is ready - AR will review. 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Get started with Ethics and run before or during FYP-B.  - Need a prototype ready (static role) - live link in the survey ..</w:t>
      </w:r>
    </w:p>
    <w:p w:rsidR="00000000" w:rsidDel="00000000" w:rsidP="00000000" w:rsidRDefault="00000000" w:rsidRPr="00000000" w14:paraId="00000008">
      <w:pPr>
        <w:numPr>
          <w:ilvl w:val="1"/>
          <w:numId w:val="27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Docs 80% Done, to be reviewed by Russel 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Access to overleaf - done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Introduction - Background/Lit review - Methodology - Preliminary results - Future work in S2.ongoing 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RRQs. Added to the daft pending AR review 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Methodology - Calculation ??? source (why this eq should remain same in our project) - ongoing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Preliminary results - Personas - done, FR &amp; NFRs - done, Mockups - done, survey design - todo, data matched with RQs - ongoing, identified all constraints - ongoing, benchmarks (own + literature) -onging - backed by stats…  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Week 9 - Introduction + Background/Lit review (including RQs) + WORK ON PROTOTYPE FIRST DRAFT DONE - AR to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Week 10 - Methodology + Preliminary result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Week 11- Final draft  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Week 12 - Submit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Make Ai agents dynamic - Static [need to control the outcome + constraints/guardrails]:</w:t>
      </w:r>
      <w:r w:rsidDel="00000000" w:rsidR="00000000" w:rsidRPr="00000000">
        <w:rPr>
          <w:highlight w:val="green"/>
          <w:rtl w:val="0"/>
        </w:rPr>
        <w:t xml:space="preserve"> ongoing - review by expert human (periodically updated responses for same participants) 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highlight w:val="green"/>
          <w:rtl w:val="0"/>
        </w:rPr>
        <w:t xml:space="preserve">Need a working prototype for Ethics (req gathering + evaluation) FIRST DRAFT DONE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Create a workflow diagram - user journey flow chart. Part of the methodology section. 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Prototype is separate from survey questions (qualitative and quantitative)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Log the actions -&gt; </w:t>
      </w:r>
      <w:r w:rsidDel="00000000" w:rsidR="00000000" w:rsidRPr="00000000">
        <w:rPr>
          <w:highlight w:val="green"/>
          <w:rtl w:val="0"/>
        </w:rPr>
        <w:t xml:space="preserve">Logging: I implemented BARE MINIMUM VERSION in prototype: JSON LOGGING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Prototype: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Local 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Scenario 1 of 4 : 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Should be participants’ own selection 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4 scenarios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Add chart 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Initial decision without help of Agentic AI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Final decision with help of Agentic AI roles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Add title scenario 1: The confidential design disclosure 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Dissent visible - 2 + 2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Study design: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How do you know the selected 4 scenarios are relevant to participants - x10 relevant - common among eng discipline or discipline specific [AI generated highly ambiguous - details of prompts - Engineering] and SE only then evaluated by human shortlist 2 for the prototype.  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1st: profitable vs community  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2nd: </w:t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3rd:</w:t>
      </w:r>
    </w:p>
    <w:p w:rsidR="00000000" w:rsidDel="00000000" w:rsidP="00000000" w:rsidRDefault="00000000" w:rsidRPr="00000000" w14:paraId="00000026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4th:  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Own - without DV - </w:t>
      </w:r>
      <w:r w:rsidDel="00000000" w:rsidR="00000000" w:rsidRPr="00000000">
        <w:rPr>
          <w:color w:val="ff0000"/>
          <w:rtl w:val="0"/>
        </w:rPr>
        <w:t xml:space="preserve">with DV (choice by participant)</w:t>
      </w:r>
      <w:r w:rsidDel="00000000" w:rsidR="00000000" w:rsidRPr="00000000">
        <w:rPr>
          <w:rtl w:val="0"/>
        </w:rPr>
        <w:t xml:space="preserve"> - Final [limit to two scenarios] - 1st 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Own - without DV - with DV (</w:t>
      </w:r>
      <w:r w:rsidDel="00000000" w:rsidR="00000000" w:rsidRPr="00000000">
        <w:rPr>
          <w:highlight w:val="yellow"/>
          <w:rtl w:val="0"/>
        </w:rPr>
        <w:t xml:space="preserve">based on 1st scenario selection</w:t>
      </w:r>
      <w:r w:rsidDel="00000000" w:rsidR="00000000" w:rsidRPr="00000000">
        <w:rPr>
          <w:rtl w:val="0"/>
        </w:rPr>
        <w:t xml:space="preserve">) - Final [limit to two scenarios] 2nd  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4 scenarios [Highly ambiguous only] -&gt; 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With DV + Without DV 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Start with 2 without DV x 2 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2 with DV x 2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Progressive disclosure, deliver feedback scenario by scenario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 18th - presentation feedback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RQ is asking in a leading way; make it more general (“Affect” instead of “improve” etc)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How will AI responses be standardized to avoid the SAME agent giving different answers every time?</w:t>
      </w:r>
    </w:p>
    <w:p w:rsidR="00000000" w:rsidDel="00000000" w:rsidP="00000000" w:rsidRDefault="00000000" w:rsidRPr="00000000" w14:paraId="00000034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Ideas:</w:t>
      </w:r>
    </w:p>
    <w:p w:rsidR="00000000" w:rsidDel="00000000" w:rsidP="00000000" w:rsidRDefault="00000000" w:rsidRPr="00000000" w14:paraId="00000035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Guardrails (.MD)</w:t>
      </w:r>
    </w:p>
    <w:p w:rsidR="00000000" w:rsidDel="00000000" w:rsidP="00000000" w:rsidRDefault="00000000" w:rsidRPr="00000000" w14:paraId="00000036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Static (This is not as good because it is very similar to existing methods )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Mockup - it is not immediately clear the user is getting AI advice; the (even psychologically and subconsciously) may alter user behaviour.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ydeuudf2iy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24 Sept 2026 | FIT4701/2 Meeting - Agenti…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4yi1tj76ovsi" w:id="2"/>
      <w:bookmarkEnd w:id="2"/>
      <w:r w:rsidDel="00000000" w:rsidR="00000000" w:rsidRPr="00000000">
        <w:rPr>
          <w:rtl w:val="0"/>
        </w:rPr>
        <w:t xml:space="preserve">24 Sept 2026</w:t>
      </w:r>
      <w:r w:rsidDel="00000000" w:rsidR="00000000" w:rsidRPr="00000000">
        <w:rPr>
          <w:rtl w:val="0"/>
        </w:rPr>
        <w:t xml:space="preserve"> |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FIT4701/2 Meeting - Agentic AI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Attendees: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ABM Russel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Aryan Cyrus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Ubaid Irfan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Background 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Get started with Ethics and run before or during FYP-B.  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Docs 80% Done, to be reviewed by Russel 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Access to overleaf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Introduction - Background/Lit review - Methodology - Preliminary results - Future work in S2.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RRQs 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Methodology - Calculation ??? source (why this eq should remain same in our project)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Preliminary results - Personas, FR &amp; NFRs, Mockups, survey design, data matched with RQs, identified all constraints, benchmarks (own + literature) - backed by stats…  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Week 9 - Introduction + Background/Lit review (including RQs) + WORK ON PROTOTYPE FIRST DRAFT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Week 10 - Methodology + Preliminary result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Week 11- Final draft  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Week 12 - Submit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Make Ai agents dynamic - Static [need to control the outcome + constraints/guardrails]:</w:t>
      </w:r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highlight w:val="green"/>
          <w:rtl w:val="0"/>
        </w:rPr>
        <w:t xml:space="preserve">Need a working prototype for Ethics (req gathering + evaluation) FIRST DRAFT DONE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Prototype is separate from survey questions (qualitative and quantitative)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Log the actions -&gt; </w:t>
      </w:r>
      <w:r w:rsidDel="00000000" w:rsidR="00000000" w:rsidRPr="00000000">
        <w:rPr>
          <w:highlight w:val="green"/>
          <w:rtl w:val="0"/>
        </w:rPr>
        <w:t xml:space="preserve">Logging: I implemented BARE MINIMUM VERSION in prototype: JSON LOGGING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 18th - presentation feedback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RQ is asking in a leading way; make it more general (“Affect” instead of “improve” etc)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How will AI responses be standardized to avoid the SAME agent giving different answers every time?</w:t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Ideas:</w:t>
      </w:r>
    </w:p>
    <w:p w:rsidR="00000000" w:rsidDel="00000000" w:rsidP="00000000" w:rsidRDefault="00000000" w:rsidRPr="00000000" w14:paraId="00000054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Guardrails (.MD)</w:t>
      </w:r>
    </w:p>
    <w:p w:rsidR="00000000" w:rsidDel="00000000" w:rsidP="00000000" w:rsidRDefault="00000000" w:rsidRPr="00000000" w14:paraId="00000055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Static (This is not as good because it is very similar to existing methods )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Mockup - it is not immediately clear the user is getting AI advice; the (even psychologically and subconsciously) may alter user behaviour.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k2c6hao3jt2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15 Sept 2026 | FIT4701/2 Meeting - Agentic AI Pla…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2suyrt74yx5v" w:id="4"/>
      <w:bookmarkEnd w:id="4"/>
      <w:r w:rsidDel="00000000" w:rsidR="00000000" w:rsidRPr="00000000">
        <w:rPr>
          <w:rtl w:val="0"/>
        </w:rPr>
        <w:t xml:space="preserve">15 Sept 2026</w:t>
      </w:r>
      <w:r w:rsidDel="00000000" w:rsidR="00000000" w:rsidRPr="00000000">
        <w:rPr>
          <w:rtl w:val="0"/>
        </w:rPr>
        <w:t xml:space="preserve"> |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FIT4701/2 Meeting - Agentic AI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Attendees: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ABM Russel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Aryan Cyrus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Ubaid Irfan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 18th - presentation feedback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RQ is asking in a leading way; make it more general (“Affect” instead of “improve” etc)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How will AI responses be standardized to avoid the SAME agent giving different answers every time?</w:t>
      </w:r>
    </w:p>
    <w:p w:rsidR="00000000" w:rsidDel="00000000" w:rsidP="00000000" w:rsidRDefault="00000000" w:rsidRPr="00000000" w14:paraId="00000065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Ideas:</w:t>
      </w:r>
    </w:p>
    <w:p w:rsidR="00000000" w:rsidDel="00000000" w:rsidP="00000000" w:rsidRDefault="00000000" w:rsidRPr="00000000" w14:paraId="00000066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Guardrails (.MD)</w:t>
      </w:r>
    </w:p>
    <w:p w:rsidR="00000000" w:rsidDel="00000000" w:rsidP="00000000" w:rsidRDefault="00000000" w:rsidRPr="00000000" w14:paraId="00000067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Static (This is not as good because it is very similar to existing methods )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Mockup - it is not immediately clear the user is getting AI advice; the (even psychologically and subconsciously) may alter user behaviour. 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fe85ojtjub8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 Sept 2026 | FIT4701/2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tbtjpjz0d3i6" w:id="6"/>
      <w:bookmarkEnd w:id="6"/>
      <w:r w:rsidDel="00000000" w:rsidR="00000000" w:rsidRPr="00000000">
        <w:rPr>
          <w:rtl w:val="0"/>
        </w:rPr>
        <w:t xml:space="preserve">8 Sept 2026</w:t>
      </w:r>
      <w:r w:rsidDel="00000000" w:rsidR="00000000" w:rsidRPr="00000000">
        <w:rPr>
          <w:rtl w:val="0"/>
        </w:rPr>
        <w:t xml:space="preserve"> |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FIT4701/2 Meeting - Agentic AI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Attendees: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ABM Russel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Aryan Cyrus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Setup Git repository 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Select tech stack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Vue+tailwind frontend (Typescript)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Express.js 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Containerised using </w:t>
      </w:r>
      <w:r w:rsidDel="00000000" w:rsidR="00000000" w:rsidRPr="00000000">
        <w:rPr>
          <w:b w:val="1"/>
          <w:bCs w:val="1"/>
          <w:rtl w:val="0"/>
        </w:rPr>
        <w:t xml:space="preserve">Docker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Firebase </w:t>
      </w:r>
      <w:r w:rsidDel="00000000" w:rsidR="00000000" w:rsidRPr="00000000">
        <w:rPr>
          <w:rtl w:val="0"/>
        </w:rPr>
        <w:t xml:space="preserve">for any authentication,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and deployment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Github for git management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Claude sonnet 5 for AI model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Update the poster (exclude marketing items)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Develop formula to calculate score 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Honestly, maybe this is a bad idea. The scoring of agents DEPENDS ON SITUATION/Senario. Some scenarios TIME is most important, some scenarios LEGAL consideration is most important. 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MY SOLUTION 1: Weighted scoring system CUSTOMISED for each scenario.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Agent 1: 1 vote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Agent 2: 2 votes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Agent 3: 0.5 votes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  <w:t xml:space="preserve">etc 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  <w:t xml:space="preserve">Weighting ranked by EXPERTS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WE DO NOT SHOW WEIGHTING TO USERS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Draft ppt - 10 mins (Introduction + Background + Lit reviews + Aim + RQs + methodology + preliminary results (mockups, personas and demo of stack + week by week timeline till May 2027/ Gantt chart))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Contact interview panel to confirm presentation time [URGENT 4pm Friday 18th]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Populate slides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Ethics application status? [Aryan: Filled some sections out, only document uploads to go]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Overleaf access?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6.8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"Investigate whether adding governance mechanisms to a multi-agent AI ethics-training platform reduce students' over-reliance on the AI and improve their ethical decision-making”</w:t>
      </w:r>
    </w:p>
    <w:p w:rsidR="00000000" w:rsidDel="00000000" w:rsidP="00000000" w:rsidRDefault="00000000" w:rsidRPr="00000000" w14:paraId="0000008F">
      <w:pPr>
        <w:spacing w:line="256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6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Central RQ: Do we need governance mechanisms to a multi-agent AI ethics-training platform?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Convert issues into RQs backed by lit survey 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Unique roles to each agent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Poor decision making 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Should we use utilitarian approach to agree with agent’s decision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How to validate the final decision?  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What are the different roles required in a </w:t>
      </w:r>
      <w:r w:rsidDel="00000000" w:rsidR="00000000" w:rsidRPr="00000000">
        <w:rPr>
          <w:b w:val="1"/>
          <w:bCs w:val="1"/>
          <w:rtl w:val="0"/>
        </w:rPr>
        <w:t xml:space="preserve">multi-agent AI ethics-training platform?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 Objective 1: Investigate the consequences of a </w:t>
      </w:r>
      <w:r w:rsidDel="00000000" w:rsidR="00000000" w:rsidRPr="00000000">
        <w:rPr>
          <w:b w:val="1"/>
          <w:bCs w:val="1"/>
          <w:rtl w:val="0"/>
        </w:rPr>
        <w:t xml:space="preserve">multi-agent AI ethics-training platform</w:t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RQ1.1: Can we rely on a multi-agent AI ethics-training platform?</w:t>
      </w:r>
    </w:p>
    <w:p w:rsidR="00000000" w:rsidDel="00000000" w:rsidP="00000000" w:rsidRDefault="00000000" w:rsidRPr="00000000" w14:paraId="0000009B">
      <w:pPr>
        <w:numPr>
          <w:ilvl w:val="2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Measure: Trust metrics based on accuracy and/or reputation - CRAP approach - find similar for measuring AI agent reliability… </w:t>
      </w:r>
    </w:p>
    <w:p w:rsidR="00000000" w:rsidDel="00000000" w:rsidP="00000000" w:rsidRDefault="00000000" w:rsidRPr="00000000" w14:paraId="0000009C">
      <w:pPr>
        <w:numPr>
          <w:ilvl w:val="2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RQ1.1a: Can flexibility in choosing own agents or </w:t>
      </w:r>
      <w:r w:rsidDel="00000000" w:rsidR="00000000" w:rsidRPr="00000000">
        <w:rPr>
          <w:rtl w:val="0"/>
        </w:rPr>
        <w:t xml:space="preserve">fixed set of agents </w:t>
      </w:r>
      <w:r w:rsidDel="00000000" w:rsidR="00000000" w:rsidRPr="00000000">
        <w:rPr>
          <w:b w:val="1"/>
          <w:bCs w:val="1"/>
          <w:rtl w:val="0"/>
        </w:rPr>
        <w:t xml:space="preserve"> impact on ethical decision making? </w:t>
      </w:r>
    </w:p>
    <w:p w:rsidR="00000000" w:rsidDel="00000000" w:rsidP="00000000" w:rsidRDefault="00000000" w:rsidRPr="00000000" w14:paraId="0000009D">
      <w:pPr>
        <w:numPr>
          <w:ilvl w:val="3"/>
          <w:numId w:val="14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Measure: System requirement - Fixed set of Agents vs Flexible Agents. Orchestration - sequentially  (rule-based pre-determined) or other - compare different architecture  </w:t>
      </w:r>
    </w:p>
    <w:p w:rsidR="00000000" w:rsidDel="00000000" w:rsidP="00000000" w:rsidRDefault="00000000" w:rsidRPr="00000000" w14:paraId="0000009E">
      <w:pPr>
        <w:numPr>
          <w:ilvl w:val="3"/>
          <w:numId w:val="14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restricting users from choosing their own AI agents influence their ethical reasoning, potentially causing users to converge toward similar decisions?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RQ1.2: </w:t>
      </w:r>
      <w:r w:rsidDel="00000000" w:rsidR="00000000" w:rsidRPr="00000000">
        <w:rPr>
          <w:rtl w:val="0"/>
        </w:rPr>
        <w:t xml:space="preserve">Does incorporating governance mechanisms in a </w:t>
      </w:r>
      <w:r w:rsidDel="00000000" w:rsidR="00000000" w:rsidRPr="00000000">
        <w:rPr>
          <w:b w:val="1"/>
          <w:bCs w:val="1"/>
          <w:rtl w:val="0"/>
        </w:rPr>
        <w:t xml:space="preserve">multi-agent AI ethics-training platform improve ethical decision making?</w:t>
      </w:r>
    </w:p>
    <w:p w:rsidR="00000000" w:rsidDel="00000000" w:rsidP="00000000" w:rsidRDefault="00000000" w:rsidRPr="00000000" w14:paraId="000000A1">
      <w:pPr>
        <w:numPr>
          <w:ilvl w:val="2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Measure: System requirement - with or without </w:t>
      </w:r>
    </w:p>
    <w:p w:rsidR="00000000" w:rsidDel="00000000" w:rsidP="00000000" w:rsidRDefault="00000000" w:rsidRPr="00000000" w14:paraId="000000A2">
      <w:pPr>
        <w:numPr>
          <w:ilvl w:val="2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1.2a: </w:t>
      </w:r>
      <w:r w:rsidDel="00000000" w:rsidR="00000000" w:rsidRPr="00000000">
        <w:rPr>
          <w:rtl w:val="0"/>
        </w:rPr>
        <w:t xml:space="preserve">Is the effect of [Gov mechanism] on over-reliance and accuracy stronger for contested/ambiguous ethical cases than for cases with high expert consensus </w:t>
      </w:r>
      <w:r w:rsidDel="00000000" w:rsidR="00000000" w:rsidRPr="00000000">
        <w:rPr>
          <w:b w:val="1"/>
          <w:bCs w:val="1"/>
          <w:rtl w:val="0"/>
        </w:rPr>
        <w:t xml:space="preserve">Refer to RQ1.2a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3"/>
          <w:numId w:val="14"/>
        </w:numPr>
        <w:ind w:left="2880" w:hanging="360"/>
      </w:pPr>
      <w:r w:rsidDel="00000000" w:rsidR="00000000" w:rsidRPr="00000000">
        <w:rPr>
          <w:rtl w:val="0"/>
        </w:rPr>
        <w:t xml:space="preserve">Remember the study from last week? Where they tested ONLY ON LOW RISK DECISION? We can fill that gap!</w:t>
      </w:r>
    </w:p>
    <w:p w:rsidR="00000000" w:rsidDel="00000000" w:rsidP="00000000" w:rsidRDefault="00000000" w:rsidRPr="00000000" w14:paraId="000000A4">
      <w:pPr>
        <w:numPr>
          <w:ilvl w:val="2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1.2b: Do</w:t>
      </w:r>
      <w:r w:rsidDel="00000000" w:rsidR="00000000" w:rsidRPr="00000000">
        <w:rPr>
          <w:highlight w:val="green"/>
          <w:rtl w:val="0"/>
        </w:rPr>
        <w:t xml:space="preserve"> governance mechanisms</w:t>
      </w:r>
      <w:r w:rsidDel="00000000" w:rsidR="00000000" w:rsidRPr="00000000">
        <w:rPr>
          <w:highlight w:val="yellow"/>
          <w:rtl w:val="0"/>
        </w:rPr>
        <w:t xml:space="preserve"> increase the quality </w:t>
      </w:r>
      <w:r w:rsidDel="00000000" w:rsidR="00000000" w:rsidRPr="00000000">
        <w:rPr>
          <w:rtl w:val="0"/>
        </w:rPr>
        <w:t xml:space="preserve">of overall ethical decision</w:t>
      </w:r>
      <w:r w:rsidDel="00000000" w:rsidR="00000000" w:rsidRPr="00000000">
        <w:rPr>
          <w:b w:val="1"/>
          <w:bCs w:val="1"/>
          <w:rtl w:val="0"/>
        </w:rPr>
        <w:t xml:space="preserve">? Refer to RQ1.2b</w:t>
      </w:r>
    </w:p>
    <w:p w:rsidR="00000000" w:rsidDel="00000000" w:rsidP="00000000" w:rsidRDefault="00000000" w:rsidRPr="00000000" w14:paraId="000000A5">
      <w:pPr>
        <w:numPr>
          <w:ilvl w:val="3"/>
          <w:numId w:val="14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RQ1.2b.1: Define quality of ethical decision - Accuracy???  </w:t>
      </w:r>
    </w:p>
    <w:p w:rsidR="00000000" w:rsidDel="00000000" w:rsidP="00000000" w:rsidRDefault="00000000" w:rsidRPr="00000000" w14:paraId="000000A6">
      <w:pPr>
        <w:numPr>
          <w:ilvl w:val="4"/>
          <w:numId w:val="14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Measure: If accuracy then % of correct answers</w:t>
      </w:r>
    </w:p>
    <w:p w:rsidR="00000000" w:rsidDel="00000000" w:rsidP="00000000" w:rsidRDefault="00000000" w:rsidRPr="00000000" w14:paraId="000000A7">
      <w:pPr>
        <w:numPr>
          <w:ilvl w:val="3"/>
          <w:numId w:val="14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[BUILDS ON ABOVE]: </w:t>
      </w:r>
      <w:r w:rsidDel="00000000" w:rsidR="00000000" w:rsidRPr="00000000">
        <w:rPr>
          <w:rtl w:val="0"/>
        </w:rPr>
        <w:t xml:space="preserve">Does [chosen gov mechanism] improve the accuracy of students' final ethical decisions relative to expert-validated ground truth?</w:t>
      </w:r>
    </w:p>
    <w:p w:rsidR="00000000" w:rsidDel="00000000" w:rsidP="00000000" w:rsidRDefault="00000000" w:rsidRPr="00000000" w14:paraId="000000A8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Measure:</w:t>
      </w:r>
      <w:r w:rsidDel="00000000" w:rsidR="00000000" w:rsidRPr="00000000">
        <w:rPr>
          <w:rtl w:val="0"/>
        </w:rPr>
        <w:t xml:space="preserve"> % of final decisions matching the expert-consensus answer </w:t>
      </w:r>
    </w:p>
    <w:p w:rsidR="00000000" w:rsidDel="00000000" w:rsidP="00000000" w:rsidRDefault="00000000" w:rsidRPr="00000000" w14:paraId="000000A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2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1.2c: Do </w:t>
      </w:r>
      <w:r w:rsidDel="00000000" w:rsidR="00000000" w:rsidRPr="00000000">
        <w:rPr>
          <w:highlight w:val="green"/>
          <w:rtl w:val="0"/>
        </w:rPr>
        <w:t xml:space="preserve">governance mechanisms</w:t>
      </w:r>
      <w:r w:rsidDel="00000000" w:rsidR="00000000" w:rsidRPr="00000000">
        <w:rPr>
          <w:rtl w:val="0"/>
        </w:rPr>
        <w:t xml:space="preserve"> increase the </w:t>
      </w:r>
      <w:r w:rsidDel="00000000" w:rsidR="00000000" w:rsidRPr="00000000">
        <w:rPr>
          <w:highlight w:val="yellow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(using utilitarian or similar) of overall ethical decision?</w:t>
      </w:r>
      <w:r w:rsidDel="00000000" w:rsidR="00000000" w:rsidRPr="00000000">
        <w:rPr>
          <w:b w:val="1"/>
          <w:bCs w:val="1"/>
          <w:rtl w:val="0"/>
        </w:rPr>
        <w:t xml:space="preserve"> Refer to RQ1.2c</w:t>
      </w:r>
    </w:p>
    <w:p w:rsidR="00000000" w:rsidDel="00000000" w:rsidP="00000000" w:rsidRDefault="00000000" w:rsidRPr="00000000" w14:paraId="000000AB">
      <w:pPr>
        <w:numPr>
          <w:ilvl w:val="3"/>
          <w:numId w:val="14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RQ1.2c.1: Define reliability of ethical decision - based on consensus/consequences/risk? </w:t>
      </w:r>
    </w:p>
    <w:p w:rsidR="00000000" w:rsidDel="00000000" w:rsidP="00000000" w:rsidRDefault="00000000" w:rsidRPr="00000000" w14:paraId="000000AC">
      <w:pPr>
        <w:numPr>
          <w:ilvl w:val="4"/>
          <w:numId w:val="14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Measure: </w:t>
      </w:r>
    </w:p>
    <w:p w:rsidR="00000000" w:rsidDel="00000000" w:rsidP="00000000" w:rsidRDefault="00000000" w:rsidRPr="00000000" w14:paraId="000000AD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RQ1.2d: </w:t>
      </w:r>
      <w:r w:rsidDel="00000000" w:rsidR="00000000" w:rsidRPr="00000000">
        <w:rPr>
          <w:color w:val="0000ff"/>
          <w:rtl w:val="0"/>
        </w:rPr>
        <w:t xml:space="preserve">Does showing dissent among a pool of AI agents reduce students' </w:t>
      </w:r>
      <w:r w:rsidDel="00000000" w:rsidR="00000000" w:rsidRPr="00000000">
        <w:rPr>
          <w:color w:val="0000ff"/>
          <w:highlight w:val="yellow"/>
          <w:rtl w:val="0"/>
        </w:rPr>
        <w:t xml:space="preserve">over-reliance</w:t>
      </w:r>
      <w:r w:rsidDel="00000000" w:rsidR="00000000" w:rsidRPr="00000000">
        <w:rPr>
          <w:color w:val="0000ff"/>
          <w:rtl w:val="0"/>
        </w:rPr>
        <w:t xml:space="preserve"> on incorrect AI advice, compared to a no-dissent-visibility condition? Measure: Behavioural over-reliance ratio discussed in prev meetings</w:t>
      </w:r>
    </w:p>
    <w:p w:rsidR="00000000" w:rsidDel="00000000" w:rsidP="00000000" w:rsidRDefault="00000000" w:rsidRPr="00000000" w14:paraId="000000AF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1.2e</w:t>
      </w:r>
      <w:r w:rsidDel="00000000" w:rsidR="00000000" w:rsidRPr="00000000">
        <w:rPr>
          <w:rtl w:val="0"/>
        </w:rPr>
        <w:t xml:space="preserve">: Does [Gov mechanism] reduce students' self-reported </w:t>
      </w:r>
      <w:r w:rsidDel="00000000" w:rsidR="00000000" w:rsidRPr="00000000">
        <w:rPr>
          <w:highlight w:val="yellow"/>
          <w:rtl w:val="0"/>
        </w:rPr>
        <w:t xml:space="preserve">trust</w:t>
      </w:r>
      <w:r w:rsidDel="00000000" w:rsidR="00000000" w:rsidRPr="00000000">
        <w:rPr>
          <w:rtl w:val="0"/>
        </w:rPr>
        <w:t xml:space="preserve"> in the AI's advice, and does that align with their behavioural over-reliance?</w:t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Does trust == reliance?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Measure: Jian Et Al has a scale: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(PDF) Foundations for an Empirically Determined Scale of Trust in Automated Systems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729038" cy="321490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214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Reliability = accuracy against expert validated ans.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Action: 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Draft the Week 8 slide deck - 10 mins   check the rubric. 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Inro+Related work -&gt; gaps, RQs, Prelim work (design of the system Personas/FR/NFR/Mockups), Research design outline includes study design (quantitative/qualitative) using survey, Gantt chart/Week by week milestones plan for S2 delivery   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trike w:val="1"/>
          <w:sz w:val="28"/>
          <w:szCs w:val="28"/>
          <w:rtl w:val="0"/>
        </w:rPr>
        <w:t xml:space="preserve">Overleaf template - IEEE format ()- Russel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trike w:val="1"/>
          <w:sz w:val="28"/>
          <w:szCs w:val="28"/>
          <w:rtl w:val="0"/>
        </w:rPr>
        <w:t xml:space="preserve">Initiate the MUHREC application??  Russel</w:t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460" w:line="335.9999999999999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 simple terms, explain the background and importance of this research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25"/>
              </w:numPr>
              <w:spacing w:after="0" w:afterAutospacing="0" w:line="276.9230769230769" w:lineRule="auto"/>
              <w:ind w:left="1100" w:hanging="360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Do not include citations, explain all abbreviations and avoid using complex technical terms. 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5"/>
              </w:numPr>
              <w:spacing w:after="460" w:line="276.9230769230769" w:lineRule="auto"/>
              <w:ind w:left="1100" w:hanging="360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Refer to </w:t>
            </w:r>
            <w:hyperlink r:id="rId24">
              <w:r w:rsidDel="00000000" w:rsidR="00000000" w:rsidRPr="00000000">
                <w:rPr>
                  <w:i w:val="1"/>
                  <w:iCs w:val="1"/>
                  <w:color w:val="0088cc"/>
                  <w:sz w:val="26"/>
                  <w:szCs w:val="26"/>
                  <w:rtl w:val="0"/>
                </w:rPr>
                <w:t xml:space="preserve">Readable's text scoring tool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for tips to improve readability.</w:t>
            </w:r>
          </w:p>
        </w:tc>
      </w:tr>
    </w:tbl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65.64679415073124"/>
        <w:gridCol w:w="8759.865016872893"/>
        <w:tblGridChange w:id="0">
          <w:tblGrid>
            <w:gridCol w:w="265.64679415073124"/>
            <w:gridCol w:w="8759.865016872893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List the aims or hypotheses of the research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265.64679415073124"/>
        <w:gridCol w:w="8759.865016872893"/>
        <w:tblGridChange w:id="0">
          <w:tblGrid>
            <w:gridCol w:w="265.64679415073124"/>
            <w:gridCol w:w="8759.865016872893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Give a brief overview of the research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NFR and FRS: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general ideas, it is very hard to know without know what the RQ actually is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FR: 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Pre-: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240" w:before="240" w:lineRule="auto"/>
        <w:ind w:left="720" w:hanging="360"/>
      </w:pP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Selection of AI agents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(Flexible choose your own agents from an existing agents skills vs pre-determined Fixed agents)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During: 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advice generation</w:t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distinct/specialised agent roles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assignment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ground-truth case bank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incorrect-advice injection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consensus/disagreement control (whether/how agents disagree)</w:t>
      </w:r>
    </w:p>
    <w:p w:rsidR="00000000" w:rsidDel="00000000" w:rsidP="00000000" w:rsidRDefault="00000000" w:rsidRPr="00000000" w14:paraId="000000D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dissent surfacing/suppression (whether participant </w:t>
      </w:r>
      <w:r w:rsidDel="00000000" w:rsidR="00000000" w:rsidRPr="00000000">
        <w:rPr>
          <w:b w:val="1"/>
          <w:bCs w:val="1"/>
          <w:rtl w:val="0"/>
        </w:rPr>
        <w:t xml:space="preserve">sees </w:t>
      </w:r>
      <w:r w:rsidDel="00000000" w:rsidR="00000000" w:rsidRPr="00000000">
        <w:rPr>
          <w:rtl w:val="0"/>
        </w:rPr>
        <w:t xml:space="preserve">that disagreement)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Post-: 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capture; records initial/final decision AND reasoning</w:t>
      </w:r>
    </w:p>
    <w:p w:rsidR="00000000" w:rsidDel="00000000" w:rsidP="00000000" w:rsidRDefault="00000000" w:rsidRPr="00000000" w14:paraId="000000D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ethical/moral reasoning assessment (evaluates the recorded reasoning)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revision/time logging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Auto-scoring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survey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consent/withdrawal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consensus/ambiguity classification (from RO4)</w:t>
      </w:r>
    </w:p>
    <w:p w:rsidR="00000000" w:rsidDel="00000000" w:rsidP="00000000" w:rsidRDefault="00000000" w:rsidRPr="00000000" w14:paraId="000000E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needs some way to distinguish between:</w:t>
      </w:r>
    </w:p>
    <w:p w:rsidR="00000000" w:rsidDel="00000000" w:rsidP="00000000" w:rsidRDefault="00000000" w:rsidRPr="00000000" w14:paraId="000000E6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High-consensus scenario (high expert consensus on ethically preferred decision)</w:t>
      </w:r>
    </w:p>
    <w:p w:rsidR="00000000" w:rsidDel="00000000" w:rsidP="00000000" w:rsidRDefault="00000000" w:rsidRPr="00000000" w14:paraId="000000E7">
      <w:pPr>
        <w:numPr>
          <w:ilvl w:val="2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ambiguous/contested scenario (potential disagreement about preferred decision)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NFR: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integrity 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privacy/anonymization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auditability/traceability: we need to reconstruct which scenario/condition/agent outputs led to each participant response.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parity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consistency (ensuring experimental conditions differ only in intended manipulation)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 consistency/controllability (our experiment needs control over AI outputs so the intended experimental condition actually occurs)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Preliminary Mockup: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Flow: engineering ethics scenario → participant makes a decision → multi agent AI provides advice → participant can reconsider → final decision → collect measures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3339</wp:posOffset>
            </wp:positionH>
            <wp:positionV relativeFrom="paragraph">
              <wp:posOffset>369475</wp:posOffset>
            </wp:positionV>
            <wp:extent cx="8863200" cy="5905500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90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863200" cy="417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8863200" cy="4978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Ethics application 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Design and Development of a multi-agent AI ethics-training platform.</w:t>
      </w:r>
    </w:p>
    <w:p w:rsidR="00000000" w:rsidDel="00000000" w:rsidP="00000000" w:rsidRDefault="00000000" w:rsidRPr="00000000" w14:paraId="00000108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Consider including in the background/lit survey/related work section. </w:t>
      </w:r>
    </w:p>
    <w:p w:rsidR="00000000" w:rsidDel="00000000" w:rsidP="00000000" w:rsidRDefault="00000000" w:rsidRPr="00000000" w14:paraId="0000010A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ff0000"/>
          <w:rtl w:val="0"/>
        </w:rPr>
        <w:t xml:space="preserve">Over reliance definition</w:t>
      </w:r>
      <w:r w:rsidDel="00000000" w:rsidR="00000000" w:rsidRPr="00000000">
        <w:rPr>
          <w:rtl w:val="0"/>
        </w:rPr>
        <w:t xml:space="preserve"> -  IfMath behind the calculation - need to know variables….  recursion what is your goal - &lt;10% considering constraints  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Over-reliance = (number of cases where the student's final decision matches the AI's incorrect advice) ÷ (total number of cases where the AI's advice was incorrect)</w:t>
      </w:r>
    </w:p>
    <w:p w:rsidR="00000000" w:rsidDel="00000000" w:rsidP="00000000" w:rsidRDefault="00000000" w:rsidRPr="00000000" w14:paraId="0000010D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Lit surveys: Create an excel spreadsheet 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Start the template for W12 initial paper - 4 pages - Russel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Ethics approval MUHREC - Russel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Work on objectives - add more ) </w:t>
      </w:r>
    </w:p>
    <w:p w:rsidR="00000000" w:rsidDel="00000000" w:rsidP="00000000" w:rsidRDefault="00000000" w:rsidRPr="00000000" w14:paraId="00000113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Added 1.2, 2.1.1, 4.0 and 5.0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Identify requirements (FR and NFR) for our</w:t>
      </w:r>
      <w:r w:rsidDel="00000000" w:rsidR="00000000" w:rsidRPr="00000000">
        <w:rPr>
          <w:b w:val="1"/>
          <w:bCs w:val="1"/>
          <w:strike w:val="1"/>
          <w:highlight w:val="yellow"/>
          <w:rtl w:val="0"/>
        </w:rPr>
        <w:t xml:space="preserve"> multi-agent AI ethics-training platform</w:t>
      </w:r>
      <w:r w:rsidDel="00000000" w:rsidR="00000000" w:rsidRPr="00000000">
        <w:rPr>
          <w:strike w:val="1"/>
          <w:rtl w:val="0"/>
        </w:rPr>
        <w:t xml:space="preserve">. (fixed set of Agents or flexible options)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Mockups + Personas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Prepare for the Week 8 interview presentation (Context, background, Aim, RQs, RM overview, prelim findings, PoC.., plan for S2 research - Gantt chart)</w:t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CRAP: find similar for measuring AI agent reliability…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 answer for three Ethics application questions?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Log into the following: </w:t>
      </w:r>
      <w:hyperlink r:id="rId28">
        <w:r w:rsidDel="00000000" w:rsidR="00000000" w:rsidRPr="00000000">
          <w:rPr>
            <w:b w:val="1"/>
            <w:bCs w:val="1"/>
            <w:strike w:val="1"/>
            <w:color w:val="1155cc"/>
            <w:u w:val="single"/>
            <w:rtl w:val="0"/>
          </w:rPr>
          <w:t xml:space="preserve">https://ethicsapps.monash.edu/ActivityForm/Index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Module - Risk, OH&amp;S Frevvo, ?? Sarah -&gt; Week 5 - Russel to recheck the list. </w:t>
      </w:r>
    </w:p>
    <w:p w:rsidR="00000000" w:rsidDel="00000000" w:rsidP="00000000" w:rsidRDefault="00000000" w:rsidRPr="00000000" w14:paraId="000001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terms, explain the background and importance of this research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Do not include citations, explain all abbreviations and avoid using complex technical terms.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Refer to Readable's text scoring tool for tips to improve readability.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the aims or hypotheses of the research pro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Give a brief overview of the research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Students - 18+ (exclude Malaysia and Indonesia citizens)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Junior Working professional 18+ (&lt;2 years of experience) - What types of decision - Technical and tactical 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IF Senior Working professional 18+ (5+ years of experience) - What types of decision - Business and strategic 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9n518ms0lr9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 Sept 2026 | FIT4701/2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3p58thr4j5zz" w:id="8"/>
      <w:bookmarkEnd w:id="8"/>
      <w:r w:rsidDel="00000000" w:rsidR="00000000" w:rsidRPr="00000000">
        <w:rPr>
          <w:rtl w:val="0"/>
        </w:rPr>
        <w:t xml:space="preserve">1 Sept 2026</w:t>
      </w:r>
      <w:r w:rsidDel="00000000" w:rsidR="00000000" w:rsidRPr="00000000">
        <w:rPr>
          <w:rtl w:val="0"/>
        </w:rPr>
        <w:t xml:space="preserve"> |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FIT4701/2 Meeting - Agentic AI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Attendees: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ABM Russel</w:t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Aryan Cyrus</w:t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Ubaid Irfan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56.8" w:lineRule="auto"/>
        <w:rPr>
          <w:ins w:author="ABM Russel" w:id="0" w:date="2026-09-01T00:40:41Z"/>
          <w:b w:val="1"/>
          <w:bCs w:val="1"/>
          <w:highlight w:val="yellow"/>
        </w:rPr>
      </w:pPr>
      <w:ins w:author="ABM Russel" w:id="0" w:date="2026-09-01T00:40:41Z">
        <w:r w:rsidDel="00000000" w:rsidR="00000000" w:rsidRPr="00000000">
          <w:rPr>
            <w:b w:val="1"/>
            <w:bCs w:val="1"/>
            <w:highlight w:val="yellow"/>
            <w:rtl w:val="0"/>
          </w:rPr>
          <w:t xml:space="preserve">"Investigate whether adding governance mechanisms to a multi-agent AI ethics-training platform reduce students' over-reliance on the AI and improve their ethical decision-making”</w:t>
        </w:r>
      </w:ins>
    </w:p>
    <w:p w:rsidR="00000000" w:rsidDel="00000000" w:rsidP="00000000" w:rsidRDefault="00000000" w:rsidRPr="00000000" w14:paraId="00000134">
      <w:pPr>
        <w:spacing w:line="256.8" w:lineRule="auto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35">
      <w:pPr>
        <w:spacing w:line="256.8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Central RQ: [to refine] Do we need governance mechanisms to a multi-agent AI ethics-training platform?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36">
      <w:pPr>
        <w:numPr>
          <w:ilvl w:val="0"/>
          <w:numId w:val="13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Convert issues into RQs backed by lit survey </w:t>
        </w:r>
      </w:ins>
    </w:p>
    <w:p w:rsidR="00000000" w:rsidDel="00000000" w:rsidP="00000000" w:rsidRDefault="00000000" w:rsidRPr="00000000" w14:paraId="00000137">
      <w:pPr>
        <w:numPr>
          <w:ilvl w:val="0"/>
          <w:numId w:val="13"/>
        </w:numPr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Unique roles to each agent</w:t>
        </w:r>
      </w:ins>
    </w:p>
    <w:p w:rsidR="00000000" w:rsidDel="00000000" w:rsidP="00000000" w:rsidRDefault="00000000" w:rsidRPr="00000000" w14:paraId="00000138">
      <w:pPr>
        <w:numPr>
          <w:ilvl w:val="0"/>
          <w:numId w:val="13"/>
        </w:numPr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Poor decision making </w:t>
        </w:r>
      </w:ins>
    </w:p>
    <w:p w:rsidR="00000000" w:rsidDel="00000000" w:rsidP="00000000" w:rsidRDefault="00000000" w:rsidRPr="00000000" w14:paraId="00000139">
      <w:pPr>
        <w:numPr>
          <w:ilvl w:val="0"/>
          <w:numId w:val="13"/>
        </w:numPr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Should we use utilitarian approach to agree with agent’s decision</w:t>
        </w:r>
      </w:ins>
    </w:p>
    <w:p w:rsidR="00000000" w:rsidDel="00000000" w:rsidP="00000000" w:rsidRDefault="00000000" w:rsidRPr="00000000" w14:paraId="0000013A">
      <w:pPr>
        <w:numPr>
          <w:ilvl w:val="0"/>
          <w:numId w:val="13"/>
        </w:numPr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How to validate the final decision?  </w:t>
        </w:r>
      </w:ins>
    </w:p>
    <w:p w:rsidR="00000000" w:rsidDel="00000000" w:rsidP="00000000" w:rsidRDefault="00000000" w:rsidRPr="00000000" w14:paraId="0000013B">
      <w:pPr>
        <w:numPr>
          <w:ilvl w:val="0"/>
          <w:numId w:val="13"/>
        </w:numPr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What are the different roles required in a </w:t>
        </w:r>
        <w:r w:rsidDel="00000000" w:rsidR="00000000" w:rsidRPr="00000000">
          <w:rPr>
            <w:b w:val="1"/>
            <w:bCs w:val="1"/>
            <w:rtl w:val="0"/>
          </w:rPr>
          <w:t xml:space="preserve">multi-agent AI ethics-training platform?</w:t>
        </w:r>
      </w:ins>
    </w:p>
    <w:p w:rsidR="00000000" w:rsidDel="00000000" w:rsidP="00000000" w:rsidRDefault="00000000" w:rsidRPr="00000000" w14:paraId="0000013C">
      <w:pPr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3D">
      <w:pPr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FR: Stages?? Pre-, during, post-</w:t>
        </w:r>
      </w:ins>
    </w:p>
    <w:p w:rsidR="00000000" w:rsidDel="00000000" w:rsidP="00000000" w:rsidRDefault="00000000" w:rsidRPr="00000000" w14:paraId="0000013E">
      <w:pPr>
        <w:ind w:left="720" w:firstLine="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3F">
      <w:pPr>
        <w:numPr>
          <w:ilvl w:val="0"/>
          <w:numId w:val="13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R Objective 1: Investigate the consequences of a </w:t>
        </w:r>
        <w:r w:rsidDel="00000000" w:rsidR="00000000" w:rsidRPr="00000000">
          <w:rPr>
            <w:b w:val="1"/>
            <w:bCs w:val="1"/>
            <w:rtl w:val="0"/>
          </w:rPr>
          <w:t xml:space="preserve">multi-agent AI ethics-training platform</w:t>
        </w:r>
      </w:ins>
    </w:p>
    <w:p w:rsidR="00000000" w:rsidDel="00000000" w:rsidP="00000000" w:rsidRDefault="00000000" w:rsidRPr="00000000" w14:paraId="00000140">
      <w:pPr>
        <w:numPr>
          <w:ilvl w:val="1"/>
          <w:numId w:val="13"/>
        </w:numPr>
        <w:ind w:left="144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RQ1.1: Can we rely on a multi-agent AI ethics-training platform?</w:t>
        </w:r>
      </w:ins>
    </w:p>
    <w:p w:rsidR="00000000" w:rsidDel="00000000" w:rsidP="00000000" w:rsidRDefault="00000000" w:rsidRPr="00000000" w14:paraId="00000141">
      <w:pPr>
        <w:numPr>
          <w:ilvl w:val="2"/>
          <w:numId w:val="13"/>
        </w:numPr>
        <w:ind w:left="216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Measure: Trust metrics based on accuracy and/or reputation - CRAP approach - find similar for measuring AI agent reliability… </w:t>
        </w:r>
      </w:ins>
    </w:p>
    <w:p w:rsidR="00000000" w:rsidDel="00000000" w:rsidP="00000000" w:rsidRDefault="00000000" w:rsidRPr="00000000" w14:paraId="00000142">
      <w:pPr>
        <w:numPr>
          <w:ilvl w:val="2"/>
          <w:numId w:val="13"/>
        </w:numPr>
        <w:ind w:left="216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RQ1.1a: Can flexibility in choosing own agents or </w:t>
        </w:r>
        <w:r w:rsidDel="00000000" w:rsidR="00000000" w:rsidRPr="00000000">
          <w:rPr>
            <w:rtl w:val="0"/>
          </w:rPr>
          <w:t xml:space="preserve">fixed set of agents </w:t>
        </w:r>
        <w:r w:rsidDel="00000000" w:rsidR="00000000" w:rsidRPr="00000000">
          <w:rPr>
            <w:b w:val="1"/>
            <w:bCs w:val="1"/>
            <w:rtl w:val="0"/>
          </w:rPr>
          <w:t xml:space="preserve"> impact on ethical decision making? </w:t>
        </w:r>
      </w:ins>
    </w:p>
    <w:p w:rsidR="00000000" w:rsidDel="00000000" w:rsidP="00000000" w:rsidRDefault="00000000" w:rsidRPr="00000000" w14:paraId="00000143">
      <w:pPr>
        <w:numPr>
          <w:ilvl w:val="3"/>
          <w:numId w:val="13"/>
        </w:numPr>
        <w:ind w:left="288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Measure: System requirement - Fixed set of Agents vs Flexible Agents. Orchestration - sequentially  (rule-based pre-determined) or other - compare different architecture  </w:t>
        </w:r>
      </w:ins>
    </w:p>
    <w:p w:rsidR="00000000" w:rsidDel="00000000" w:rsidP="00000000" w:rsidRDefault="00000000" w:rsidRPr="00000000" w14:paraId="00000144">
      <w:pPr>
        <w:numPr>
          <w:ilvl w:val="3"/>
          <w:numId w:val="13"/>
        </w:numPr>
        <w:ind w:left="288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Does restricting users from choosing their own AI agents influence their ethical reasoning, potentially causing users to converge toward similar decisions?</w:t>
        </w:r>
      </w:ins>
    </w:p>
    <w:p w:rsidR="00000000" w:rsidDel="00000000" w:rsidP="00000000" w:rsidRDefault="00000000" w:rsidRPr="00000000" w14:paraId="00000145">
      <w:pPr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46">
      <w:pPr>
        <w:ind w:left="720" w:firstLine="72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RQ1.2: </w:t>
        </w:r>
        <w:r w:rsidDel="00000000" w:rsidR="00000000" w:rsidRPr="00000000">
          <w:rPr>
            <w:rtl w:val="0"/>
          </w:rPr>
          <w:t xml:space="preserve">Does incorporating governance mechanisms in a </w:t>
        </w:r>
        <w:r w:rsidDel="00000000" w:rsidR="00000000" w:rsidRPr="00000000">
          <w:rPr>
            <w:b w:val="1"/>
            <w:bCs w:val="1"/>
            <w:rtl w:val="0"/>
          </w:rPr>
          <w:t xml:space="preserve">multi-agent AI ethics-training platform improve ethical decision making?</w:t>
        </w:r>
      </w:ins>
    </w:p>
    <w:p w:rsidR="00000000" w:rsidDel="00000000" w:rsidP="00000000" w:rsidRDefault="00000000" w:rsidRPr="00000000" w14:paraId="00000147">
      <w:pPr>
        <w:numPr>
          <w:ilvl w:val="2"/>
          <w:numId w:val="13"/>
        </w:numPr>
        <w:ind w:left="216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Measure: System requirement - with or without </w:t>
        </w:r>
      </w:ins>
    </w:p>
    <w:p w:rsidR="00000000" w:rsidDel="00000000" w:rsidP="00000000" w:rsidRDefault="00000000" w:rsidRPr="00000000" w14:paraId="00000148">
      <w:pPr>
        <w:numPr>
          <w:ilvl w:val="2"/>
          <w:numId w:val="13"/>
        </w:numPr>
        <w:ind w:left="216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1.2a: </w:t>
        </w:r>
        <w:r w:rsidDel="00000000" w:rsidR="00000000" w:rsidRPr="00000000">
          <w:rPr>
            <w:rtl w:val="0"/>
          </w:rPr>
          <w:t xml:space="preserve">Is the effect of [Gov mechanism] on over-reliance and accuracy stronger for contested/ambiguous ethical cases than for cases with high expert consensus </w:t>
        </w:r>
        <w:r w:rsidDel="00000000" w:rsidR="00000000" w:rsidRPr="00000000">
          <w:rPr>
            <w:b w:val="1"/>
            <w:bCs w:val="1"/>
            <w:rtl w:val="0"/>
          </w:rPr>
          <w:t xml:space="preserve">Refer to RQ1.2a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49">
      <w:pPr>
        <w:numPr>
          <w:ilvl w:val="3"/>
          <w:numId w:val="13"/>
        </w:numPr>
        <w:ind w:left="288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Remember the study from last week? Where they tested ONLY ON LOW RISK DECISION? We can fill that gap!</w:t>
        </w:r>
      </w:ins>
    </w:p>
    <w:p w:rsidR="00000000" w:rsidDel="00000000" w:rsidP="00000000" w:rsidRDefault="00000000" w:rsidRPr="00000000" w14:paraId="0000014A">
      <w:pPr>
        <w:numPr>
          <w:ilvl w:val="2"/>
          <w:numId w:val="13"/>
        </w:numPr>
        <w:ind w:left="216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1.2b: Do</w:t>
        </w:r>
        <w:r w:rsidDel="00000000" w:rsidR="00000000" w:rsidRPr="00000000">
          <w:rPr>
            <w:highlight w:val="green"/>
            <w:rtl w:val="0"/>
          </w:rPr>
          <w:t xml:space="preserve"> governance mechanisms</w:t>
        </w:r>
        <w:r w:rsidDel="00000000" w:rsidR="00000000" w:rsidRPr="00000000">
          <w:rPr>
            <w:highlight w:val="yellow"/>
            <w:rtl w:val="0"/>
          </w:rPr>
          <w:t xml:space="preserve"> increase the quality </w:t>
        </w:r>
        <w:r w:rsidDel="00000000" w:rsidR="00000000" w:rsidRPr="00000000">
          <w:rPr>
            <w:rtl w:val="0"/>
          </w:rPr>
          <w:t xml:space="preserve">of overall ethical decision</w:t>
        </w:r>
        <w:r w:rsidDel="00000000" w:rsidR="00000000" w:rsidRPr="00000000">
          <w:rPr>
            <w:b w:val="1"/>
            <w:bCs w:val="1"/>
            <w:rtl w:val="0"/>
          </w:rPr>
          <w:t xml:space="preserve">? Refer to RQ1.2b</w:t>
        </w:r>
      </w:ins>
    </w:p>
    <w:p w:rsidR="00000000" w:rsidDel="00000000" w:rsidP="00000000" w:rsidRDefault="00000000" w:rsidRPr="00000000" w14:paraId="0000014B">
      <w:pPr>
        <w:numPr>
          <w:ilvl w:val="3"/>
          <w:numId w:val="13"/>
        </w:numPr>
        <w:ind w:left="288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RQ1.2b.1: Define quality of ethical decision - Accuracy???  </w:t>
        </w:r>
      </w:ins>
    </w:p>
    <w:p w:rsidR="00000000" w:rsidDel="00000000" w:rsidP="00000000" w:rsidRDefault="00000000" w:rsidRPr="00000000" w14:paraId="0000014C">
      <w:pPr>
        <w:numPr>
          <w:ilvl w:val="4"/>
          <w:numId w:val="13"/>
        </w:numPr>
        <w:ind w:left="360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Measure: If accuracy then % of correct answers</w:t>
        </w:r>
      </w:ins>
    </w:p>
    <w:p w:rsidR="00000000" w:rsidDel="00000000" w:rsidP="00000000" w:rsidRDefault="00000000" w:rsidRPr="00000000" w14:paraId="0000014D">
      <w:pPr>
        <w:numPr>
          <w:ilvl w:val="3"/>
          <w:numId w:val="13"/>
        </w:numPr>
        <w:ind w:left="288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[BUILDS ON ABOVE]: </w:t>
        </w:r>
        <w:r w:rsidDel="00000000" w:rsidR="00000000" w:rsidRPr="00000000">
          <w:rPr>
            <w:rtl w:val="0"/>
          </w:rPr>
          <w:t xml:space="preserve">Does [chosen gov mechanism] improve the accuracy of students' final ethical decisions relative to expert-validated ground truth?</w:t>
        </w:r>
      </w:ins>
    </w:p>
    <w:p w:rsidR="00000000" w:rsidDel="00000000" w:rsidP="00000000" w:rsidRDefault="00000000" w:rsidRPr="00000000" w14:paraId="0000014E">
      <w:pPr>
        <w:ind w:left="1440" w:firstLine="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Measure:</w:t>
        </w:r>
        <w:r w:rsidDel="00000000" w:rsidR="00000000" w:rsidRPr="00000000">
          <w:rPr>
            <w:rtl w:val="0"/>
          </w:rPr>
          <w:t xml:space="preserve"> % of final decisions matching the expert-consensus answer </w:t>
        </w:r>
      </w:ins>
    </w:p>
    <w:p w:rsidR="00000000" w:rsidDel="00000000" w:rsidP="00000000" w:rsidRDefault="00000000" w:rsidRPr="00000000" w14:paraId="0000014F">
      <w:pPr>
        <w:ind w:left="720" w:firstLine="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50">
      <w:pPr>
        <w:numPr>
          <w:ilvl w:val="2"/>
          <w:numId w:val="13"/>
        </w:numPr>
        <w:ind w:left="216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1.2c: Do </w:t>
        </w:r>
        <w:r w:rsidDel="00000000" w:rsidR="00000000" w:rsidRPr="00000000">
          <w:rPr>
            <w:highlight w:val="green"/>
            <w:rtl w:val="0"/>
          </w:rPr>
          <w:t xml:space="preserve">governance mechanisms</w:t>
        </w:r>
        <w:r w:rsidDel="00000000" w:rsidR="00000000" w:rsidRPr="00000000">
          <w:rPr>
            <w:rtl w:val="0"/>
          </w:rPr>
          <w:t xml:space="preserve"> increase the </w:t>
        </w:r>
        <w:r w:rsidDel="00000000" w:rsidR="00000000" w:rsidRPr="00000000">
          <w:rPr>
            <w:highlight w:val="yellow"/>
            <w:rtl w:val="0"/>
          </w:rPr>
          <w:t xml:space="preserve">reliability</w:t>
        </w:r>
        <w:r w:rsidDel="00000000" w:rsidR="00000000" w:rsidRPr="00000000">
          <w:rPr>
            <w:rtl w:val="0"/>
          </w:rPr>
          <w:t xml:space="preserve"> (using utilitarian or similar) of overall ethical decision?</w:t>
        </w:r>
        <w:r w:rsidDel="00000000" w:rsidR="00000000" w:rsidRPr="00000000">
          <w:rPr>
            <w:b w:val="1"/>
            <w:bCs w:val="1"/>
            <w:rtl w:val="0"/>
          </w:rPr>
          <w:t xml:space="preserve"> Refer to RQ1.2c</w:t>
        </w:r>
      </w:ins>
    </w:p>
    <w:p w:rsidR="00000000" w:rsidDel="00000000" w:rsidP="00000000" w:rsidRDefault="00000000" w:rsidRPr="00000000" w14:paraId="00000151">
      <w:pPr>
        <w:numPr>
          <w:ilvl w:val="3"/>
          <w:numId w:val="13"/>
        </w:numPr>
        <w:ind w:left="288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RQ3.1: Define reliability of ethical decision - based on consensus/consequences/risk? </w:t>
        </w:r>
      </w:ins>
    </w:p>
    <w:p w:rsidR="00000000" w:rsidDel="00000000" w:rsidP="00000000" w:rsidRDefault="00000000" w:rsidRPr="00000000" w14:paraId="00000152">
      <w:pPr>
        <w:numPr>
          <w:ilvl w:val="4"/>
          <w:numId w:val="13"/>
        </w:numPr>
        <w:ind w:left="360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Measure: </w:t>
        </w:r>
      </w:ins>
    </w:p>
    <w:p w:rsidR="00000000" w:rsidDel="00000000" w:rsidP="00000000" w:rsidRDefault="00000000" w:rsidRPr="00000000" w14:paraId="00000153">
      <w:pPr>
        <w:ind w:left="2160" w:firstLine="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54">
      <w:pPr>
        <w:numPr>
          <w:ilvl w:val="2"/>
          <w:numId w:val="13"/>
        </w:numPr>
        <w:ind w:left="216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b w:val="1"/>
            <w:bCs w:val="1"/>
            <w:color w:val="0000ff"/>
            <w:rtl w:val="0"/>
          </w:rPr>
          <w:t xml:space="preserve">RQ1.2d: </w:t>
        </w:r>
        <w:r w:rsidDel="00000000" w:rsidR="00000000" w:rsidRPr="00000000">
          <w:rPr>
            <w:color w:val="0000ff"/>
            <w:rtl w:val="0"/>
          </w:rPr>
          <w:t xml:space="preserve">Does showing dissent among a pool of AI agents reduce students' </w:t>
        </w:r>
        <w:r w:rsidDel="00000000" w:rsidR="00000000" w:rsidRPr="00000000">
          <w:rPr>
            <w:color w:val="0000ff"/>
            <w:highlight w:val="yellow"/>
            <w:rtl w:val="0"/>
          </w:rPr>
          <w:t xml:space="preserve">over-reliance</w:t>
        </w:r>
        <w:r w:rsidDel="00000000" w:rsidR="00000000" w:rsidRPr="00000000">
          <w:rPr>
            <w:color w:val="0000ff"/>
            <w:rtl w:val="0"/>
          </w:rPr>
          <w:t xml:space="preserve"> on incorrect AI advice, compared to a no-dissent-visibility condition? Measure: Behavioural over-reliance ratio discussed in prev meetings</w:t>
        </w:r>
      </w:ins>
    </w:p>
    <w:p w:rsidR="00000000" w:rsidDel="00000000" w:rsidP="00000000" w:rsidRDefault="00000000" w:rsidRPr="00000000" w14:paraId="00000155">
      <w:pPr>
        <w:numPr>
          <w:ilvl w:val="2"/>
          <w:numId w:val="13"/>
        </w:numPr>
        <w:ind w:left="216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56">
      <w:pPr>
        <w:numPr>
          <w:ilvl w:val="2"/>
          <w:numId w:val="13"/>
        </w:numPr>
        <w:ind w:left="216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1.2e</w:t>
        </w:r>
        <w:r w:rsidDel="00000000" w:rsidR="00000000" w:rsidRPr="00000000">
          <w:rPr>
            <w:rtl w:val="0"/>
          </w:rPr>
          <w:t xml:space="preserve">: Does [Gov mechanism] reduce students' self-reported </w:t>
        </w:r>
        <w:r w:rsidDel="00000000" w:rsidR="00000000" w:rsidRPr="00000000">
          <w:rPr>
            <w:highlight w:val="yellow"/>
            <w:rtl w:val="0"/>
          </w:rPr>
          <w:t xml:space="preserve">trust</w:t>
        </w:r>
        <w:r w:rsidDel="00000000" w:rsidR="00000000" w:rsidRPr="00000000">
          <w:rPr>
            <w:rtl w:val="0"/>
          </w:rPr>
          <w:t xml:space="preserve"> in the AI's advice, and does that align with their behavioural over-reliance?</w:t>
        </w:r>
      </w:ins>
    </w:p>
    <w:p w:rsidR="00000000" w:rsidDel="00000000" w:rsidP="00000000" w:rsidRDefault="00000000" w:rsidRPr="00000000" w14:paraId="00000157">
      <w:pPr>
        <w:numPr>
          <w:ilvl w:val="1"/>
          <w:numId w:val="13"/>
        </w:numPr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Does trust == reliance?</w:t>
        </w:r>
      </w:ins>
    </w:p>
    <w:p w:rsidR="00000000" w:rsidDel="00000000" w:rsidP="00000000" w:rsidRDefault="00000000" w:rsidRPr="00000000" w14:paraId="00000158">
      <w:pPr>
        <w:numPr>
          <w:ilvl w:val="1"/>
          <w:numId w:val="13"/>
        </w:numPr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Measure: Jian Et Al has a scale: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"https://www.researchgate.net/publication/247502831_Foundations_for_an_Empirically_Determined_Scale_of_Trust_in_Automated_Systems"</w:instrText>
        </w:r>
        <w:r w:rsidDel="00000000" w:rsidR="00000000" w:rsidRPr="00000000">
          <w:fldChar w:fldCharType="separate"/>
        </w:r>
        <w:r w:rsidDel="00000000" w:rsidR="00000000" w:rsidRPr="00000000">
          <w:rPr>
            <w:color w:val="1155cc"/>
            <w:u w:val="single"/>
            <w:rtl w:val="0"/>
          </w:rPr>
          <w:t xml:space="preserve">(PDF) Foundations for an Empirically Determined Scale of Trust in Automated Systems</w:t>
        </w:r>
        <w:r w:rsidDel="00000000" w:rsidR="00000000" w:rsidRPr="00000000">
          <w:fldChar w:fldCharType="end"/>
        </w:r>
        <w:r w:rsidDel="00000000" w:rsidR="00000000" w:rsidRPr="00000000">
          <w:rPr>
            <w:rtl w:val="0"/>
          </w:rPr>
          <w:t xml:space="preserve"> </w:t>
        </w:r>
      </w:ins>
    </w:p>
    <w:p w:rsidR="00000000" w:rsidDel="00000000" w:rsidP="00000000" w:rsidRDefault="00000000" w:rsidRPr="00000000" w14:paraId="00000159">
      <w:pPr>
        <w:ind w:left="1440" w:firstLine="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/>
          <w:drawing>
            <wp:inline distB="114300" distT="114300" distL="114300" distR="114300">
              <wp:extent cx="3729038" cy="3214901"/>
              <wp:effectExtent b="0" l="0" r="0" t="0"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9038" cy="321490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5A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5B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5C">
      <w:pPr>
        <w:rPr>
          <w:ins w:author="ABM Russel" w:id="0" w:date="2026-09-01T00:40:41Z"/>
          <w:sz w:val="28"/>
          <w:szCs w:val="28"/>
        </w:rPr>
      </w:pPr>
      <w:ins w:author="ABM Russel" w:id="0" w:date="2026-09-01T00:40:41Z">
        <w:r w:rsidDel="00000000" w:rsidR="00000000" w:rsidRPr="00000000">
          <w:rPr>
            <w:sz w:val="28"/>
            <w:szCs w:val="28"/>
            <w:rtl w:val="0"/>
          </w:rPr>
          <w:t xml:space="preserve">Reliability = accuracy against expert validated ans.</w:t>
        </w:r>
      </w:ins>
    </w:p>
    <w:p w:rsidR="00000000" w:rsidDel="00000000" w:rsidP="00000000" w:rsidRDefault="00000000" w:rsidRPr="00000000" w14:paraId="0000015D">
      <w:pPr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5E">
      <w:pPr>
        <w:rPr>
          <w:ins w:author="ABM Russel" w:id="0" w:date="2026-09-01T00:40:41Z"/>
          <w:color w:val="0000ff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5F">
      <w:pPr>
        <w:ind w:left="720" w:firstLine="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60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61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Action: </w:t>
        </w:r>
      </w:ins>
    </w:p>
    <w:p w:rsidR="00000000" w:rsidDel="00000000" w:rsidP="00000000" w:rsidRDefault="00000000" w:rsidRPr="00000000" w14:paraId="00000162">
      <w:pPr>
        <w:numPr>
          <w:ilvl w:val="0"/>
          <w:numId w:val="28"/>
        </w:numPr>
        <w:ind w:left="720" w:hanging="360"/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Draft the Week 8 slide deck - 10 mins </w:t>
        </w:r>
        <w:del w:author="ABM Russel" w:id="0" w:date="2026-09-01T00:40:41Z"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delText xml:space="preserve"> </w:delText>
          </w:r>
        </w:del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 check the rubric. </w:t>
        </w:r>
      </w:ins>
    </w:p>
    <w:p w:rsidR="00000000" w:rsidDel="00000000" w:rsidP="00000000" w:rsidRDefault="00000000" w:rsidRPr="00000000" w14:paraId="00000163">
      <w:pPr>
        <w:numPr>
          <w:ilvl w:val="0"/>
          <w:numId w:val="28"/>
        </w:numPr>
        <w:ind w:left="720" w:hanging="360"/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Inro+Related work -&gt; gaps, RQs, Prelim work (design of the system Personas/FR/NFR/Mockups), Research design outline includes study design (quantitative/qualitative) using survey, Gantt chart/Week by week milestones plan for S2 delivery   </w:t>
        </w:r>
      </w:ins>
    </w:p>
    <w:p w:rsidR="00000000" w:rsidDel="00000000" w:rsidP="00000000" w:rsidRDefault="00000000" w:rsidRPr="00000000" w14:paraId="00000164">
      <w:pPr>
        <w:numPr>
          <w:ilvl w:val="0"/>
          <w:numId w:val="28"/>
        </w:numPr>
        <w:ind w:left="720" w:hanging="360"/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commentRangeStart w:id="3"/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Overleaf template - IEEE format ()- Russel</w:t>
        </w:r>
        <w:commentRangeEnd w:id="3"/>
        <w:r w:rsidDel="00000000" w:rsidR="00000000" w:rsidRPr="00000000">
          <w:commentReference w:id="3"/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65">
      <w:pPr>
        <w:numPr>
          <w:ilvl w:val="0"/>
          <w:numId w:val="28"/>
        </w:numPr>
        <w:ind w:left="720" w:hanging="360"/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commentRangeStart w:id="4"/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Initiate the MUHREC application??  Russel</w:t>
        </w:r>
        <w:commentRangeEnd w:id="4"/>
        <w:r w:rsidDel="00000000" w:rsidR="00000000" w:rsidRPr="00000000">
          <w:commentReference w:id="4"/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66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67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580" w:hRule="atLeast"/>
          <w:tblHeader w:val="0"/>
          <w:ins w:author="ABM Russel" w:id="0" w:date="2026-09-01T00:40:41Z"/>
        </w:trPr>
        <w:tc>
          <w:tcPr/>
          <w:p w:rsidR="00000000" w:rsidDel="00000000" w:rsidP="00000000" w:rsidRDefault="00000000" w:rsidRPr="00000000" w14:paraId="00000168">
            <w:pPr>
              <w:spacing w:after="460" w:line="335.99999999999994" w:lineRule="auto"/>
              <w:rPr>
                <w:ins w:author="ABM Russel" w:id="0" w:date="2026-09-01T00:40:41Z"/>
                <w:b w:val="1"/>
                <w:bCs w:val="1"/>
                <w:sz w:val="26"/>
                <w:szCs w:val="26"/>
              </w:rPr>
            </w:pPr>
            <w:ins w:author="ABM Russel" w:id="0" w:date="2026-09-01T00:40:41Z">
              <w:r w:rsidDel="00000000" w:rsidR="00000000" w:rsidRPr="00000000">
                <w:rPr>
                  <w:b w:val="1"/>
                  <w:bCs w:val="1"/>
                  <w:sz w:val="26"/>
                  <w:szCs w:val="26"/>
                  <w:rtl w:val="0"/>
                </w:rPr>
                <w:t xml:space="preserve">In simple terms, explain the background and importance of this research</w:t>
              </w:r>
            </w:ins>
          </w:p>
          <w:p w:rsidR="00000000" w:rsidDel="00000000" w:rsidP="00000000" w:rsidRDefault="00000000" w:rsidRPr="00000000" w14:paraId="00000169">
            <w:pPr>
              <w:numPr>
                <w:ilvl w:val="0"/>
                <w:numId w:val="31"/>
              </w:numPr>
              <w:spacing w:after="0" w:afterAutospacing="0" w:line="276.9230769230769" w:lineRule="auto"/>
              <w:ind w:left="1100" w:hanging="360"/>
              <w:rPr>
                <w:ins w:author="ABM Russel" w:id="0" w:date="2026-09-01T00:40:41Z"/>
              </w:rPr>
            </w:pPr>
            <w:ins w:author="ABM Russel" w:id="0" w:date="2026-09-01T00:40:41Z">
              <w:r w:rsidDel="00000000" w:rsidR="00000000" w:rsidRPr="00000000">
                <w:rPr>
                  <w:i w:val="1"/>
                  <w:iCs w:val="1"/>
                  <w:sz w:val="26"/>
                  <w:szCs w:val="26"/>
                  <w:rtl w:val="0"/>
                </w:rPr>
                <w:t xml:space="preserve">Do not include citations, explain all abbreviations and avoid using complex technical terms. </w:t>
              </w:r>
            </w:ins>
          </w:p>
          <w:p w:rsidR="00000000" w:rsidDel="00000000" w:rsidP="00000000" w:rsidRDefault="00000000" w:rsidRPr="00000000" w14:paraId="0000016A">
            <w:pPr>
              <w:numPr>
                <w:ilvl w:val="0"/>
                <w:numId w:val="31"/>
              </w:numPr>
              <w:spacing w:after="460" w:line="276.9230769230769" w:lineRule="auto"/>
              <w:ind w:left="1100" w:hanging="360"/>
              <w:rPr>
                <w:ins w:author="ABM Russel" w:id="0" w:date="2026-09-01T00:40:41Z"/>
              </w:rPr>
            </w:pPr>
            <w:ins w:author="ABM Russel" w:id="0" w:date="2026-09-01T00:40:41Z">
              <w:r w:rsidDel="00000000" w:rsidR="00000000" w:rsidRPr="00000000">
                <w:rPr>
                  <w:i w:val="1"/>
                  <w:iCs w:val="1"/>
                  <w:sz w:val="26"/>
                  <w:szCs w:val="26"/>
                  <w:rtl w:val="0"/>
                </w:rPr>
                <w:t xml:space="preserve">Refer to </w:t>
              </w:r>
              <w:r w:rsidDel="00000000" w:rsidR="00000000" w:rsidRPr="00000000">
                <w:fldChar w:fldCharType="begin"/>
              </w:r>
              <w:r w:rsidDel="00000000" w:rsidR="00000000" w:rsidRPr="00000000">
                <w:instrText xml:space="preserve">HYPERLINK "https://app.readable.com/text/"</w:instrText>
              </w:r>
              <w:r w:rsidDel="00000000" w:rsidR="00000000" w:rsidRPr="00000000">
                <w:fldChar w:fldCharType="separate"/>
              </w:r>
              <w:r w:rsidDel="00000000" w:rsidR="00000000" w:rsidRPr="00000000">
                <w:rPr>
                  <w:i w:val="1"/>
                  <w:iCs w:val="1"/>
                  <w:color w:val="0088cc"/>
                  <w:sz w:val="26"/>
                  <w:szCs w:val="26"/>
                  <w:rtl w:val="0"/>
                </w:rPr>
                <w:t xml:space="preserve">Readable's text scoring tool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sz w:val="26"/>
                  <w:szCs w:val="26"/>
                  <w:rtl w:val="0"/>
                </w:rPr>
                <w:t xml:space="preserve"> </w:t>
              </w:r>
              <w:r w:rsidDel="00000000" w:rsidR="00000000" w:rsidRPr="00000000">
                <w:rPr>
                  <w:i w:val="1"/>
                  <w:iCs w:val="1"/>
                  <w:sz w:val="26"/>
                  <w:szCs w:val="26"/>
                  <w:rtl w:val="0"/>
                </w:rPr>
                <w:t xml:space="preserve">for tips to improve readability.</w:t>
              </w:r>
            </w:ins>
          </w:p>
        </w:tc>
      </w:tr>
    </w:tbl>
    <w:p w:rsidR="00000000" w:rsidDel="00000000" w:rsidP="00000000" w:rsidRDefault="00000000" w:rsidRPr="00000000" w14:paraId="0000016B">
      <w:pPr>
        <w:rPr>
          <w:ins w:author="ABM Russel" w:id="0" w:date="2026-09-01T00:40:41Z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265.64679415073124"/>
        <w:gridCol w:w="8759.865016872893"/>
        <w:tblGridChange w:id="0">
          <w:tblGrid>
            <w:gridCol w:w="265.64679415073124"/>
            <w:gridCol w:w="8759.865016872893"/>
          </w:tblGrid>
        </w:tblGridChange>
      </w:tblGrid>
      <w:tr>
        <w:trPr>
          <w:cantSplit w:val="0"/>
          <w:trHeight w:val="680" w:hRule="atLeast"/>
          <w:tblHeader w:val="0"/>
          <w:ins w:author="ABM Russel" w:id="0" w:date="2026-09-01T00:40:41Z"/>
        </w:trPr>
        <w:tc>
          <w:tcPr/>
          <w:p w:rsidR="00000000" w:rsidDel="00000000" w:rsidP="00000000" w:rsidRDefault="00000000" w:rsidRPr="00000000" w14:paraId="0000016C">
            <w:pPr>
              <w:rPr>
                <w:ins w:author="ABM Russel" w:id="0" w:date="2026-09-01T00:40:41Z"/>
                <w:sz w:val="28"/>
                <w:szCs w:val="28"/>
              </w:rPr>
            </w:pPr>
            <w:ins w:author="ABM Russel" w:id="0" w:date="2026-09-01T00:40:41Z">
              <w:r w:rsidDel="00000000" w:rsidR="00000000" w:rsidRPr="00000000">
                <w:rPr>
                  <w:rtl w:val="0"/>
                </w:rPr>
              </w:r>
            </w:ins>
          </w:p>
        </w:tc>
        <w:tc>
          <w:tcPr/>
          <w:p w:rsidR="00000000" w:rsidDel="00000000" w:rsidP="00000000" w:rsidRDefault="00000000" w:rsidRPr="00000000" w14:paraId="0000016D">
            <w:pPr>
              <w:rPr>
                <w:ins w:author="ABM Russel" w:id="0" w:date="2026-09-01T00:40:41Z"/>
                <w:sz w:val="28"/>
                <w:szCs w:val="28"/>
              </w:rPr>
            </w:pPr>
            <w:ins w:author="ABM Russel" w:id="0" w:date="2026-09-01T00:40:41Z">
              <w:r w:rsidDel="00000000" w:rsidR="00000000" w:rsidRPr="00000000">
                <w:rPr>
                  <w:b w:val="1"/>
                  <w:bCs w:val="1"/>
                  <w:sz w:val="26"/>
                  <w:szCs w:val="26"/>
                  <w:rtl w:val="0"/>
                </w:rPr>
                <w:t xml:space="preserve">List the aims or hypotheses of the research project</w:t>
              </w:r>
              <w:r w:rsidDel="00000000" w:rsidR="00000000" w:rsidRPr="00000000">
                <w:rPr>
                  <w:rtl w:val="0"/>
                </w:rPr>
              </w:r>
            </w:ins>
          </w:p>
        </w:tc>
      </w:tr>
    </w:tbl>
    <w:p w:rsidR="00000000" w:rsidDel="00000000" w:rsidP="00000000" w:rsidRDefault="00000000" w:rsidRPr="00000000" w14:paraId="0000016E">
      <w:pPr>
        <w:rPr>
          <w:ins w:author="ABM Russel" w:id="0" w:date="2026-09-01T00:40:41Z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265.64679415073124"/>
        <w:gridCol w:w="8759.865016872893"/>
        <w:tblGridChange w:id="0">
          <w:tblGrid>
            <w:gridCol w:w="265.64679415073124"/>
            <w:gridCol w:w="8759.865016872893"/>
          </w:tblGrid>
        </w:tblGridChange>
      </w:tblGrid>
      <w:tr>
        <w:trPr>
          <w:cantSplit w:val="0"/>
          <w:trHeight w:val="680" w:hRule="atLeast"/>
          <w:tblHeader w:val="0"/>
          <w:ins w:author="ABM Russel" w:id="0" w:date="2026-09-01T00:40:41Z"/>
        </w:trPr>
        <w:tc>
          <w:tcPr/>
          <w:p w:rsidR="00000000" w:rsidDel="00000000" w:rsidP="00000000" w:rsidRDefault="00000000" w:rsidRPr="00000000" w14:paraId="0000016F">
            <w:pPr>
              <w:rPr>
                <w:ins w:author="ABM Russel" w:id="0" w:date="2026-09-01T00:40:41Z"/>
                <w:color w:val="333333"/>
                <w:sz w:val="21"/>
                <w:szCs w:val="21"/>
              </w:rPr>
            </w:pPr>
            <w:ins w:author="ABM Russel" w:id="0" w:date="2026-09-01T00:40:41Z">
              <w:r w:rsidDel="00000000" w:rsidR="00000000" w:rsidRPr="00000000">
                <w:rPr>
                  <w:rtl w:val="0"/>
                </w:rPr>
              </w:r>
            </w:ins>
          </w:p>
        </w:tc>
        <w:tc>
          <w:tcPr/>
          <w:p w:rsidR="00000000" w:rsidDel="00000000" w:rsidP="00000000" w:rsidRDefault="00000000" w:rsidRPr="00000000" w14:paraId="00000170">
            <w:pPr>
              <w:rPr>
                <w:ins w:author="ABM Russel" w:id="0" w:date="2026-09-01T00:40:41Z"/>
                <w:color w:val="333333"/>
                <w:sz w:val="21"/>
                <w:szCs w:val="21"/>
              </w:rPr>
            </w:pPr>
            <w:ins w:author="ABM Russel" w:id="0" w:date="2026-09-01T00:40:41Z">
              <w:r w:rsidDel="00000000" w:rsidR="00000000" w:rsidRPr="00000000">
                <w:rPr>
                  <w:b w:val="1"/>
                  <w:bCs w:val="1"/>
                  <w:sz w:val="25"/>
                  <w:szCs w:val="25"/>
                  <w:rtl w:val="0"/>
                </w:rPr>
                <w:t xml:space="preserve">Give a brief overview of the research design</w:t>
              </w:r>
              <w:r w:rsidDel="00000000" w:rsidR="00000000" w:rsidRPr="00000000">
                <w:rPr>
                  <w:rtl w:val="0"/>
                </w:rPr>
              </w:r>
            </w:ins>
          </w:p>
        </w:tc>
      </w:tr>
    </w:tbl>
    <w:p w:rsidR="00000000" w:rsidDel="00000000" w:rsidP="00000000" w:rsidRDefault="00000000" w:rsidRPr="00000000" w14:paraId="00000171">
      <w:pPr>
        <w:rPr>
          <w:ins w:author="ABM Russel" w:id="0" w:date="2026-09-01T00:40:41Z"/>
          <w:color w:val="333333"/>
          <w:sz w:val="21"/>
          <w:szCs w:val="2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72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73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74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75">
      <w:pPr>
        <w:rPr>
          <w:ins w:author="ABM Russel" w:id="0" w:date="2026-09-01T00:40:41Z"/>
          <w:b w:val="1"/>
          <w:bCs w:val="1"/>
          <w:sz w:val="28"/>
          <w:szCs w:val="28"/>
        </w:rPr>
      </w:pPr>
      <w:ins w:author="ABM Russel" w:id="0" w:date="2026-09-01T00:40:41Z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NFR and FRS:</w:t>
        </w:r>
      </w:ins>
    </w:p>
    <w:p w:rsidR="00000000" w:rsidDel="00000000" w:rsidP="00000000" w:rsidRDefault="00000000" w:rsidRPr="00000000" w14:paraId="00000176">
      <w:pPr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Some general ideas, it is very hard to know without know what the RQ actually is </w:t>
        </w:r>
      </w:ins>
    </w:p>
    <w:p w:rsidR="00000000" w:rsidDel="00000000" w:rsidP="00000000" w:rsidRDefault="00000000" w:rsidRPr="00000000" w14:paraId="00000177">
      <w:pPr>
        <w:spacing w:after="240" w:before="240" w:lineRule="auto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FR: </w:t>
        </w:r>
      </w:ins>
    </w:p>
    <w:p w:rsidR="00000000" w:rsidDel="00000000" w:rsidP="00000000" w:rsidRDefault="00000000" w:rsidRPr="00000000" w14:paraId="00000178">
      <w:pPr>
        <w:spacing w:after="240" w:before="240" w:lineRule="auto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Pre-:</w:t>
        </w:r>
      </w:ins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240" w:before="24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Selection of AI agents (Flexible choose your own agents from an existing agents skills vs pre-determined Fixed agents)</w:t>
        </w:r>
      </w:ins>
    </w:p>
    <w:p w:rsidR="00000000" w:rsidDel="00000000" w:rsidP="00000000" w:rsidRDefault="00000000" w:rsidRPr="00000000" w14:paraId="0000017A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During: </w:t>
        </w:r>
      </w:ins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Multi-agent advice generation</w:t>
        </w:r>
      </w:ins>
    </w:p>
    <w:p w:rsidR="00000000" w:rsidDel="00000000" w:rsidP="00000000" w:rsidRDefault="00000000" w:rsidRPr="00000000" w14:paraId="0000017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distinct/specialised agent roles</w:t>
        </w:r>
      </w:ins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condition assignment</w:t>
        </w:r>
      </w:ins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ground-truth case bank</w:t>
        </w:r>
      </w:ins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incorrect-advice injection</w:t>
        </w:r>
      </w:ins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Agent consensus/disagreement control (whether/how agents disagree)</w:t>
        </w:r>
      </w:ins>
    </w:p>
    <w:p w:rsidR="00000000" w:rsidDel="00000000" w:rsidP="00000000" w:rsidRDefault="00000000" w:rsidRPr="00000000" w14:paraId="00000181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dissent surfacing/suppression (whether participant </w:t>
        </w:r>
        <w:r w:rsidDel="00000000" w:rsidR="00000000" w:rsidRPr="00000000">
          <w:rPr>
            <w:b w:val="1"/>
            <w:bCs w:val="1"/>
            <w:rtl w:val="0"/>
          </w:rPr>
          <w:t xml:space="preserve">sees </w:t>
        </w:r>
        <w:r w:rsidDel="00000000" w:rsidR="00000000" w:rsidRPr="00000000">
          <w:rPr>
            <w:rtl w:val="0"/>
          </w:rPr>
          <w:t xml:space="preserve">that disagreement)</w:t>
        </w:r>
      </w:ins>
    </w:p>
    <w:p w:rsidR="00000000" w:rsidDel="00000000" w:rsidP="00000000" w:rsidRDefault="00000000" w:rsidRPr="00000000" w14:paraId="00000182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Post-: </w:t>
        </w:r>
      </w:ins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decision capture; records initial/final decision AND reasoning</w:t>
        </w:r>
      </w:ins>
    </w:p>
    <w:p w:rsidR="00000000" w:rsidDel="00000000" w:rsidP="00000000" w:rsidRDefault="00000000" w:rsidRPr="00000000" w14:paraId="0000018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ethical/moral reasoning assessment (evaluates the recorded reasoning)</w:t>
        </w:r>
      </w:ins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revision/time logging</w:t>
        </w:r>
      </w:ins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Auto-scoring</w:t>
        </w:r>
      </w:ins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trust survey</w:t>
        </w:r>
      </w:ins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data export</w:t>
        </w:r>
      </w:ins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consent/withdrawal</w:t>
        </w:r>
      </w:ins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Scenario consensus/ambiguity classification (from RO4)</w:t>
        </w:r>
      </w:ins>
    </w:p>
    <w:p w:rsidR="00000000" w:rsidDel="00000000" w:rsidP="00000000" w:rsidRDefault="00000000" w:rsidRPr="00000000" w14:paraId="0000018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System needs some way to distinguish between:</w:t>
        </w:r>
      </w:ins>
    </w:p>
    <w:p w:rsidR="00000000" w:rsidDel="00000000" w:rsidP="00000000" w:rsidRDefault="00000000" w:rsidRPr="00000000" w14:paraId="0000018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High-consensus scenario (high expert consensus on ethically preferred decision)</w:t>
        </w:r>
      </w:ins>
    </w:p>
    <w:p w:rsidR="00000000" w:rsidDel="00000000" w:rsidP="00000000" w:rsidRDefault="00000000" w:rsidRPr="00000000" w14:paraId="0000018D">
      <w:pPr>
        <w:numPr>
          <w:ilvl w:val="2"/>
          <w:numId w:val="17"/>
        </w:numPr>
        <w:spacing w:after="240" w:before="0" w:beforeAutospacing="0" w:lineRule="auto"/>
        <w:ind w:left="216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ambiguous/contested scenario (potential disagreement about preferred decision)</w:t>
        </w:r>
      </w:ins>
    </w:p>
    <w:p w:rsidR="00000000" w:rsidDel="00000000" w:rsidP="00000000" w:rsidRDefault="00000000" w:rsidRPr="00000000" w14:paraId="0000018E">
      <w:pPr>
        <w:spacing w:after="240" w:before="240" w:lineRule="auto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NFR: </w:t>
        </w:r>
      </w:ins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Data integrity </w:t>
        </w:r>
      </w:ins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Latency</w:t>
        </w:r>
      </w:ins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privacy/anonymization</w:t>
        </w:r>
      </w:ins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Reliability</w:t>
        </w:r>
      </w:ins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Reproducibility</w:t>
        </w:r>
      </w:ins>
    </w:p>
    <w:p w:rsidR="00000000" w:rsidDel="00000000" w:rsidP="00000000" w:rsidRDefault="00000000" w:rsidRPr="00000000" w14:paraId="0000019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auditability/traceability: we need to reconstruct which scenario/condition/agent outputs led to each participant response.</w:t>
        </w:r>
      </w:ins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usability parity</w:t>
        </w:r>
      </w:ins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Security</w:t>
        </w:r>
      </w:ins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Maintainability</w:t>
        </w:r>
      </w:ins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Experimental consistency (ensuring experimental conditions differ only in intended manipulation)</w:t>
        </w:r>
      </w:ins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AI response consistency/controllability (our experiment needs control over AI outputs so the intended experimental condition actually occurs)</w:t>
        </w:r>
      </w:ins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ns w:author="ABM Russel" w:id="0" w:date="2026-09-01T00:40:41Z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ins w:author="ABM Russel" w:id="0" w:date="2026-09-01T00:40:41Z">
        <w:r w:rsidDel="00000000" w:rsidR="00000000" w:rsidRPr="00000000">
          <w:rPr>
            <w:rtl w:val="0"/>
          </w:rPr>
          <w:t xml:space="preserve">Accessibility</w:t>
        </w:r>
      </w:ins>
    </w:p>
    <w:p w:rsidR="00000000" w:rsidDel="00000000" w:rsidP="00000000" w:rsidRDefault="00000000" w:rsidRPr="00000000" w14:paraId="0000019B">
      <w:pPr>
        <w:spacing w:after="240" w:before="240" w:lineRule="auto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Preliminary Mockup:</w:t>
        </w:r>
      </w:ins>
    </w:p>
    <w:p w:rsidR="00000000" w:rsidDel="00000000" w:rsidP="00000000" w:rsidRDefault="00000000" w:rsidRPr="00000000" w14:paraId="0000019C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Flow: engineering ethics scenario → participant makes a decision → multi agent AI provides advice → participant can reconsider → final decision → collect measures</w:t>
        </w:r>
        <w:r w:rsidDel="00000000" w:rsidR="00000000" w:rsidRPr="00000000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3339</wp:posOffset>
              </wp:positionH>
              <wp:positionV relativeFrom="paragraph">
                <wp:posOffset>369475</wp:posOffset>
              </wp:positionV>
              <wp:extent cx="8863200" cy="5905500"/>
              <wp:effectExtent b="0" l="0" r="0" t="0"/>
              <wp:wrapNone/>
              <wp:docPr id="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3200" cy="5905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ins>
    </w:p>
    <w:p w:rsidR="00000000" w:rsidDel="00000000" w:rsidP="00000000" w:rsidRDefault="00000000" w:rsidRPr="00000000" w14:paraId="0000019D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9E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9F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0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1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2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3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4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5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6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7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8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9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A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B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/>
          <w:drawing>
            <wp:inline distB="114300" distT="114300" distL="114300" distR="114300">
              <wp:extent cx="8863200" cy="41783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3200" cy="417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C">
      <w:pPr>
        <w:spacing w:after="240" w:before="240" w:lineRule="auto"/>
        <w:rPr>
          <w:ins w:author="ABM Russel" w:id="0" w:date="2026-09-01T00:40:41Z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ins w:author="ABM Russel" w:id="0" w:date="2026-09-01T00:40:41Z">
        <w:r w:rsidDel="00000000" w:rsidR="00000000" w:rsidRPr="00000000">
          <w:rPr/>
          <w:drawing>
            <wp:inline distB="114300" distT="114300" distL="114300" distR="114300">
              <wp:extent cx="8863200" cy="4978400"/>
              <wp:effectExtent b="0" l="0" r="0" t="0"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3200" cy="4978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D">
      <w:pPr>
        <w:rPr>
          <w:ins w:author="ABM Russel" w:id="0" w:date="2026-09-01T00:40:41Z"/>
          <w:b w:val="1"/>
          <w:bCs w:val="1"/>
          <w:highlight w:val="yellow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Ethics application : </w:t>
        </w:r>
        <w:r w:rsidDel="00000000" w:rsidR="00000000" w:rsidRPr="00000000">
          <w:rPr>
            <w:b w:val="1"/>
            <w:bCs w:val="1"/>
            <w:highlight w:val="yellow"/>
            <w:rtl w:val="0"/>
          </w:rPr>
          <w:t xml:space="preserve">Design and Development of a multi-agent AI ethics-training platform.</w:t>
        </w:r>
      </w:ins>
    </w:p>
    <w:p w:rsidR="00000000" w:rsidDel="00000000" w:rsidP="00000000" w:rsidRDefault="00000000" w:rsidRPr="00000000" w14:paraId="000001AE">
      <w:pPr>
        <w:rPr>
          <w:ins w:author="ABM Russel" w:id="0" w:date="2026-09-01T00:40:41Z"/>
          <w:b w:val="1"/>
          <w:bCs w:val="1"/>
          <w:highlight w:val="yellow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AF">
      <w:pPr>
        <w:rPr>
          <w:ins w:author="ABM Russel" w:id="0" w:date="2026-09-01T00:40:41Z"/>
          <w:b w:val="1"/>
          <w:bCs w:val="1"/>
          <w:highlight w:val="yellow"/>
        </w:rPr>
      </w:pPr>
      <w:ins w:author="ABM Russel" w:id="0" w:date="2026-09-01T00:40:41Z">
        <w:r w:rsidDel="00000000" w:rsidR="00000000" w:rsidRPr="00000000">
          <w:rPr>
            <w:b w:val="1"/>
            <w:bCs w:val="1"/>
            <w:highlight w:val="yellow"/>
            <w:rtl w:val="0"/>
          </w:rPr>
          <w:t xml:space="preserve">Consider including in the background/lit survey/related work section. </w:t>
        </w:r>
      </w:ins>
    </w:p>
    <w:p w:rsidR="00000000" w:rsidDel="00000000" w:rsidP="00000000" w:rsidRDefault="00000000" w:rsidRPr="00000000" w14:paraId="000001B0">
      <w:pPr>
        <w:rPr>
          <w:ins w:author="ABM Russel" w:id="0" w:date="2026-09-01T00:40:41Z"/>
          <w:b w:val="1"/>
          <w:bCs w:val="1"/>
          <w:highlight w:val="yellow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B1">
      <w:pPr>
        <w:numPr>
          <w:ilvl w:val="0"/>
          <w:numId w:val="33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color w:val="ff0000"/>
            <w:rtl w:val="0"/>
          </w:rPr>
          <w:t xml:space="preserve">Over reliance definition</w:t>
        </w:r>
        <w:r w:rsidDel="00000000" w:rsidR="00000000" w:rsidRPr="00000000">
          <w:rPr>
            <w:rtl w:val="0"/>
          </w:rPr>
          <w:t xml:space="preserve"> -  IfMath behind the calculation - need to know variables….  recursion what is your goal - &lt;10% considering constraints  </w:t>
        </w:r>
      </w:ins>
    </w:p>
    <w:p w:rsidR="00000000" w:rsidDel="00000000" w:rsidP="00000000" w:rsidRDefault="00000000" w:rsidRPr="00000000" w14:paraId="000001B2">
      <w:pPr>
        <w:numPr>
          <w:ilvl w:val="0"/>
          <w:numId w:val="33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i w:val="1"/>
            <w:iCs w:val="1"/>
            <w:rtl w:val="0"/>
          </w:rPr>
          <w:t xml:space="preserve">Over-reliance = (number of cases where the student's final decision matches the AI's incorrect advice) ÷ (total number of cases where the AI's advice was incorrect)</w:t>
        </w:r>
      </w:ins>
    </w:p>
    <w:p w:rsidR="00000000" w:rsidDel="00000000" w:rsidP="00000000" w:rsidRDefault="00000000" w:rsidRPr="00000000" w14:paraId="000001B3">
      <w:pPr>
        <w:ind w:left="720" w:firstLine="0"/>
        <w:rPr>
          <w:ins w:author="ABM Russel" w:id="0" w:date="2026-09-01T00:40:41Z"/>
          <w:b w:val="1"/>
          <w:bCs w:val="1"/>
          <w:highlight w:val="yellow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B4">
      <w:pPr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Action items</w:t>
        </w:r>
      </w:ins>
    </w:p>
    <w:p w:rsidR="00000000" w:rsidDel="00000000" w:rsidP="00000000" w:rsidRDefault="00000000" w:rsidRPr="00000000" w14:paraId="000001B5">
      <w:pPr>
        <w:numPr>
          <w:ilvl w:val="0"/>
          <w:numId w:val="8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strike w:val="1"/>
            <w:rtl w:val="0"/>
          </w:rPr>
          <w:t xml:space="preserve">Lit surveys: Create an excel spreadsheet </w:t>
        </w:r>
      </w:ins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Start the template for W12 initial paper - 4 pages - Russel</w:t>
        </w:r>
      </w:ins>
    </w:p>
    <w:p w:rsidR="00000000" w:rsidDel="00000000" w:rsidP="00000000" w:rsidRDefault="00000000" w:rsidRPr="00000000" w14:paraId="000001B7">
      <w:pPr>
        <w:numPr>
          <w:ilvl w:val="0"/>
          <w:numId w:val="8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Ethics approval MUHREC - Russel</w:t>
        </w:r>
      </w:ins>
    </w:p>
    <w:p w:rsidR="00000000" w:rsidDel="00000000" w:rsidP="00000000" w:rsidRDefault="00000000" w:rsidRPr="00000000" w14:paraId="000001B8">
      <w:pPr>
        <w:numPr>
          <w:ilvl w:val="0"/>
          <w:numId w:val="8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strike w:val="1"/>
            <w:rtl w:val="0"/>
          </w:rPr>
          <w:t xml:space="preserve">Work on objectives - add more ) </w:t>
        </w:r>
      </w:ins>
    </w:p>
    <w:p w:rsidR="00000000" w:rsidDel="00000000" w:rsidP="00000000" w:rsidRDefault="00000000" w:rsidRPr="00000000" w14:paraId="000001B9">
      <w:pPr>
        <w:numPr>
          <w:ilvl w:val="1"/>
          <w:numId w:val="8"/>
        </w:numPr>
        <w:ind w:left="144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strike w:val="1"/>
            <w:rtl w:val="0"/>
          </w:rPr>
          <w:t xml:space="preserve">Added 1.2, 2.1.1, 4.0 and 5.0</w:t>
        </w:r>
      </w:ins>
    </w:p>
    <w:p w:rsidR="00000000" w:rsidDel="00000000" w:rsidP="00000000" w:rsidRDefault="00000000" w:rsidRPr="00000000" w14:paraId="000001BA">
      <w:pPr>
        <w:numPr>
          <w:ilvl w:val="0"/>
          <w:numId w:val="8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strike w:val="1"/>
            <w:rtl w:val="0"/>
          </w:rPr>
          <w:t xml:space="preserve">Identify requirements (FR and NFR) for our</w:t>
        </w:r>
        <w:r w:rsidDel="00000000" w:rsidR="00000000" w:rsidRPr="00000000">
          <w:rPr>
            <w:b w:val="1"/>
            <w:bCs w:val="1"/>
            <w:strike w:val="1"/>
            <w:highlight w:val="yellow"/>
            <w:rtl w:val="0"/>
          </w:rPr>
          <w:t xml:space="preserve"> multi-agent AI ethics-training platform</w:t>
        </w:r>
        <w:r w:rsidDel="00000000" w:rsidR="00000000" w:rsidRPr="00000000">
          <w:rPr>
            <w:strike w:val="1"/>
            <w:rtl w:val="0"/>
          </w:rPr>
          <w:t xml:space="preserve">. (fixed set of Agents or flexible options)</w:t>
        </w:r>
      </w:ins>
    </w:p>
    <w:p w:rsidR="00000000" w:rsidDel="00000000" w:rsidP="00000000" w:rsidRDefault="00000000" w:rsidRPr="00000000" w14:paraId="000001BB">
      <w:pPr>
        <w:numPr>
          <w:ilvl w:val="0"/>
          <w:numId w:val="8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strike w:val="1"/>
            <w:rtl w:val="0"/>
          </w:rPr>
          <w:t xml:space="preserve">Mockups + Personas</w:t>
        </w:r>
      </w:ins>
    </w:p>
    <w:p w:rsidR="00000000" w:rsidDel="00000000" w:rsidP="00000000" w:rsidRDefault="00000000" w:rsidRPr="00000000" w14:paraId="000001BC">
      <w:pPr>
        <w:numPr>
          <w:ilvl w:val="0"/>
          <w:numId w:val="8"/>
        </w:numPr>
        <w:ind w:left="720" w:hanging="360"/>
        <w:rPr>
          <w:ins w:author="ABM Russel" w:id="0" w:date="2026-09-01T00:40:41Z"/>
          <w:highlight w:val="cyan"/>
        </w:rPr>
      </w:pPr>
      <w:ins w:author="ABM Russel" w:id="0" w:date="2026-09-01T00:40:41Z">
        <w:r w:rsidDel="00000000" w:rsidR="00000000" w:rsidRPr="00000000">
          <w:rPr>
            <w:highlight w:val="cyan"/>
            <w:rtl w:val="0"/>
          </w:rPr>
          <w:t xml:space="preserve">Prepare for the Week 8 interview presentation (Context, background, Aim, RQs, RM overview, prelim findings, PoC.., plan for S2 research - Gantt chart)</w:t>
        </w:r>
      </w:ins>
    </w:p>
    <w:p w:rsidR="00000000" w:rsidDel="00000000" w:rsidP="00000000" w:rsidRDefault="00000000" w:rsidRPr="00000000" w14:paraId="000001BD">
      <w:pPr>
        <w:numPr>
          <w:ilvl w:val="0"/>
          <w:numId w:val="8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CRAP: find similar for measuring AI agent reliability…</w:t>
        </w:r>
      </w:ins>
    </w:p>
    <w:p w:rsidR="00000000" w:rsidDel="00000000" w:rsidP="00000000" w:rsidRDefault="00000000" w:rsidRPr="00000000" w14:paraId="000001BE">
      <w:pPr>
        <w:numPr>
          <w:ilvl w:val="0"/>
          <w:numId w:val="8"/>
        </w:numPr>
        <w:ind w:left="72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Draft answer for three Ethics application questions?</w:t>
        </w:r>
      </w:ins>
    </w:p>
    <w:p w:rsidR="00000000" w:rsidDel="00000000" w:rsidP="00000000" w:rsidRDefault="00000000" w:rsidRPr="00000000" w14:paraId="000001BF">
      <w:pPr>
        <w:numPr>
          <w:ilvl w:val="0"/>
          <w:numId w:val="8"/>
        </w:numPr>
        <w:ind w:left="72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strike w:val="1"/>
            <w:rtl w:val="0"/>
          </w:rPr>
          <w:t xml:space="preserve">Log into the following: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"https://ethicsapps.monash.edu/ActivityForm/Index"</w:instrText>
        </w:r>
        <w:r w:rsidDel="00000000" w:rsidR="00000000" w:rsidRPr="00000000">
          <w:fldChar w:fldCharType="separate"/>
        </w:r>
        <w:r w:rsidDel="00000000" w:rsidR="00000000" w:rsidRPr="00000000">
          <w:rPr>
            <w:b w:val="1"/>
            <w:bCs w:val="1"/>
            <w:strike w:val="1"/>
            <w:color w:val="1155cc"/>
            <w:u w:val="single"/>
            <w:rtl w:val="0"/>
          </w:rPr>
          <w:t xml:space="preserve">https://ethicsapps.monash.edu/ActivityForm/Index</w:t>
        </w:r>
        <w:r w:rsidDel="00000000" w:rsidR="00000000" w:rsidRPr="00000000">
          <w:fldChar w:fldCharType="end"/>
        </w:r>
        <w:r w:rsidDel="00000000" w:rsidR="00000000" w:rsidRPr="00000000">
          <w:rPr>
            <w:strike w:val="1"/>
            <w:rtl w:val="0"/>
          </w:rPr>
        </w:r>
      </w:ins>
    </w:p>
    <w:p w:rsidR="00000000" w:rsidDel="00000000" w:rsidP="00000000" w:rsidRDefault="00000000" w:rsidRPr="00000000" w14:paraId="000001C0">
      <w:pPr>
        <w:numPr>
          <w:ilvl w:val="0"/>
          <w:numId w:val="8"/>
        </w:numPr>
        <w:ind w:left="720" w:hanging="360"/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strike w:val="1"/>
            <w:rtl w:val="0"/>
          </w:rPr>
          <w:t xml:space="preserve">Module - Risk, OH&amp;S Frevvo, ?? Sarah -&gt; Week 5 - Russel to recheck the list. </w:t>
        </w:r>
      </w:ins>
    </w:p>
    <w:p w:rsidR="00000000" w:rsidDel="00000000" w:rsidP="00000000" w:rsidRDefault="00000000" w:rsidRPr="00000000" w14:paraId="000001C1">
      <w:pPr>
        <w:ind w:left="1440" w:firstLine="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C2">
      <w:pPr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In simple terms, explain the background and importance of this research</w:t>
        </w:r>
      </w:ins>
    </w:p>
    <w:p w:rsidR="00000000" w:rsidDel="00000000" w:rsidP="00000000" w:rsidRDefault="00000000" w:rsidRPr="00000000" w14:paraId="000001C3">
      <w:pPr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Do not include citations, explain all abbreviations and avoid using complex technical terms. </w:t>
        </w:r>
      </w:ins>
    </w:p>
    <w:p w:rsidR="00000000" w:rsidDel="00000000" w:rsidP="00000000" w:rsidRDefault="00000000" w:rsidRPr="00000000" w14:paraId="000001C4">
      <w:pPr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Refer to Readable's text scoring tool for tips to improve readability.</w:t>
        </w:r>
      </w:ins>
    </w:p>
    <w:p w:rsidR="00000000" w:rsidDel="00000000" w:rsidP="00000000" w:rsidRDefault="00000000" w:rsidRPr="00000000" w14:paraId="000001C5">
      <w:pPr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C6">
      <w:pPr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C7">
      <w:pPr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List the aims or hypotheses of the research pro</w:t>
        </w:r>
      </w:ins>
    </w:p>
    <w:p w:rsidR="00000000" w:rsidDel="00000000" w:rsidP="00000000" w:rsidRDefault="00000000" w:rsidRPr="00000000" w14:paraId="000001C8">
      <w:pPr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C9">
      <w:pPr>
        <w:rPr>
          <w:ins w:author="ABM Russel" w:id="0" w:date="2026-09-01T00:40:41Z"/>
          <w:b w:val="1"/>
          <w:bCs w:val="1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CA">
      <w:pPr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CB">
      <w:pPr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b w:val="1"/>
            <w:bCs w:val="1"/>
            <w:rtl w:val="0"/>
          </w:rPr>
          <w:t xml:space="preserve">Give a brief overview of the research design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CC">
      <w:pPr>
        <w:numPr>
          <w:ilvl w:val="0"/>
          <w:numId w:val="20"/>
        </w:numPr>
        <w:ind w:left="720" w:hanging="360"/>
        <w:rPr>
          <w:ins w:author="ABM Russel" w:id="0" w:date="2026-09-01T00:40:41Z"/>
          <w:highlight w:val="red"/>
        </w:rPr>
      </w:pPr>
      <w:ins w:author="ABM Russel" w:id="0" w:date="2026-09-01T00:40:41Z">
        <w:r w:rsidDel="00000000" w:rsidR="00000000" w:rsidRPr="00000000">
          <w:rPr>
            <w:highlight w:val="red"/>
            <w:rtl w:val="0"/>
          </w:rPr>
          <w:t xml:space="preserve">Students - 18+ (exclude Malaysia and Indonesia citizens)</w:t>
        </w:r>
      </w:ins>
    </w:p>
    <w:p w:rsidR="00000000" w:rsidDel="00000000" w:rsidP="00000000" w:rsidRDefault="00000000" w:rsidRPr="00000000" w14:paraId="000001CD">
      <w:pPr>
        <w:numPr>
          <w:ilvl w:val="0"/>
          <w:numId w:val="20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Junior Working professional 18+ (&lt;2 years of experience) - What types of decision - Technical and tactical </w:t>
        </w:r>
      </w:ins>
    </w:p>
    <w:p w:rsidR="00000000" w:rsidDel="00000000" w:rsidP="00000000" w:rsidRDefault="00000000" w:rsidRPr="00000000" w14:paraId="000001CE">
      <w:pPr>
        <w:numPr>
          <w:ilvl w:val="0"/>
          <w:numId w:val="20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  <w:t xml:space="preserve">IF Senior Working professional 18+ (5+ years of experience) - What types of decision - Business and strategic </w:t>
        </w:r>
      </w:ins>
    </w:p>
    <w:p w:rsidR="00000000" w:rsidDel="00000000" w:rsidP="00000000" w:rsidRDefault="00000000" w:rsidRPr="00000000" w14:paraId="000001CF">
      <w:pPr>
        <w:numPr>
          <w:ilvl w:val="0"/>
          <w:numId w:val="20"/>
        </w:numPr>
        <w:ind w:left="720" w:hanging="360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D0">
      <w:pPr>
        <w:spacing w:after="240" w:before="240" w:lineRule="auto"/>
        <w:rPr>
          <w:ins w:author="ABM Russel" w:id="0" w:date="2026-09-01T00:40:41Z"/>
        </w:rPr>
      </w:pPr>
      <w:ins w:author="ABM Russel" w:id="0" w:date="2026-09-01T00:4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D1">
      <w:pPr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6dytrbpgp4f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 Aug 2026 | FIT4002 Seminar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70x8e6j235q4" w:id="10"/>
      <w:bookmarkEnd w:id="10"/>
      <w:r w:rsidDel="00000000" w:rsidR="00000000" w:rsidRPr="00000000">
        <w:rPr>
          <w:rtl w:val="0"/>
        </w:rPr>
        <w:t xml:space="preserve">25 Aug 2026</w:t>
      </w:r>
      <w:r w:rsidDel="00000000" w:rsidR="00000000" w:rsidRPr="00000000">
        <w:rPr>
          <w:rtl w:val="0"/>
        </w:rPr>
        <w:t xml:space="preserve"> |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FIT4002 Seminar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Attendees: Ubaid, Aryan, Russel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1D8">
      <w:pPr>
        <w:spacing w:line="256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56.8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"Investigate whether adding governance mechanisms to a multi-agent AI ethics-training platform reduce students' over-reliance on the AI and improve their ethical decision-making”</w:t>
      </w:r>
    </w:p>
    <w:p w:rsidR="00000000" w:rsidDel="00000000" w:rsidP="00000000" w:rsidRDefault="00000000" w:rsidRPr="00000000" w14:paraId="000001DA">
      <w:pPr>
        <w:spacing w:line="256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6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Central RQ: [to refine] Do we need governance mechanisms to a multi-agent AI ethics-training platform?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Convert issues into RQs backed by lot survey 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Unique roles to each agent</w:t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Poor decision making 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Should we use utilitarian approach to agree with agent’s decision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How to validate the final decision?  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What are the different roles required in a </w:t>
      </w:r>
      <w:r w:rsidDel="00000000" w:rsidR="00000000" w:rsidRPr="00000000">
        <w:rPr>
          <w:b w:val="1"/>
          <w:bCs w:val="1"/>
          <w:rtl w:val="0"/>
        </w:rPr>
        <w:t xml:space="preserve">multi-agent AI ethics-training platform?</w:t>
      </w:r>
    </w:p>
    <w:p w:rsidR="00000000" w:rsidDel="00000000" w:rsidP="00000000" w:rsidRDefault="00000000" w:rsidRPr="00000000" w14:paraId="000001E2">
      <w:pPr>
        <w:rPr>
          <w:ins w:author="ABM Russel" w:id="1" w:date="2026-09-01T00:29:01Z"/>
          <w:b w:val="1"/>
          <w:bCs w:val="1"/>
        </w:rPr>
      </w:pPr>
      <w:ins w:author="ABM Russel" w:id="1" w:date="2026-09-01T00:29:0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E3">
      <w:pPr>
        <w:rPr>
          <w:b w:val="1"/>
          <w:bCs w:val="1"/>
        </w:rPr>
      </w:pPr>
      <w:ins w:author="ABM Russel" w:id="1" w:date="2026-09-01T00:29:01Z">
        <w:r w:rsidDel="00000000" w:rsidR="00000000" w:rsidRPr="00000000">
          <w:rPr>
            <w:b w:val="1"/>
            <w:bCs w:val="1"/>
            <w:rtl w:val="0"/>
          </w:rPr>
          <w:t xml:space="preserve">FR: Stages?? Pre-, during, post-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 Objective 1: Investigate the consequences of a </w:t>
      </w:r>
      <w:commentRangeStart w:id="5"/>
      <w:commentRangeStart w:id="6"/>
      <w:commentRangeStart w:id="7"/>
      <w:r w:rsidDel="00000000" w:rsidR="00000000" w:rsidRPr="00000000">
        <w:rPr>
          <w:b w:val="1"/>
          <w:bCs w:val="1"/>
          <w:rtl w:val="0"/>
        </w:rPr>
        <w:t xml:space="preserve">multi-agent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b w:val="1"/>
          <w:bCs w:val="1"/>
          <w:rtl w:val="0"/>
        </w:rPr>
        <w:t xml:space="preserve">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b w:val="1"/>
          <w:bCs w:val="1"/>
          <w:rtl w:val="0"/>
        </w:rPr>
        <w:t xml:space="preserve">AI ethics-training platform</w:t>
      </w:r>
    </w:p>
    <w:p w:rsidR="00000000" w:rsidDel="00000000" w:rsidP="00000000" w:rsidRDefault="00000000" w:rsidRPr="00000000" w14:paraId="000001E6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RQ1.1: Can we rely on a multi-agent AI ethics-training platform?</w:t>
      </w:r>
    </w:p>
    <w:p w:rsidR="00000000" w:rsidDel="00000000" w:rsidP="00000000" w:rsidRDefault="00000000" w:rsidRPr="00000000" w14:paraId="000001E7">
      <w:pPr>
        <w:numPr>
          <w:ilvl w:val="2"/>
          <w:numId w:val="9"/>
        </w:numPr>
        <w:ind w:left="2160" w:hanging="360"/>
        <w:rPr>
          <w:ins w:author="ABM Russel" w:id="2" w:date="2026-09-01T00:36:03Z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Measure: Trust metrics based on accuracy and/or reputation - CRAP approach - find similar for measuring AI agent reliability… </w:t>
      </w:r>
      <w:ins w:author="ABM Russel" w:id="2" w:date="2026-09-01T00:36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E8">
      <w:pPr>
        <w:numPr>
          <w:ilvl w:val="2"/>
          <w:numId w:val="9"/>
        </w:numPr>
        <w:ind w:left="2160" w:hanging="360"/>
        <w:rPr>
          <w:ins w:author="ABM Russel" w:id="2" w:date="2026-09-01T00:36:03Z"/>
          <w:b w:val="1"/>
          <w:bCs w:val="1"/>
        </w:rPr>
      </w:pPr>
      <w:ins w:author="ABM Russel" w:id="2" w:date="2026-09-01T00:36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E9">
      <w:pPr>
        <w:ind w:left="720" w:firstLine="720"/>
        <w:rPr>
          <w:ins w:author="ABM Russel" w:id="2" w:date="2026-09-01T00:36:03Z"/>
          <w:b w:val="1"/>
          <w:bCs w:val="1"/>
        </w:rPr>
      </w:pPr>
      <w:ins w:author="ABM Russel" w:id="2" w:date="2026-09-01T00:36:03Z">
        <w:r w:rsidDel="00000000" w:rsidR="00000000" w:rsidRPr="00000000">
          <w:rPr>
            <w:b w:val="1"/>
            <w:bCs w:val="1"/>
            <w:rtl w:val="0"/>
          </w:rPr>
          <w:t xml:space="preserve">RQ1.2: </w:t>
        </w:r>
        <w:r w:rsidDel="00000000" w:rsidR="00000000" w:rsidRPr="00000000">
          <w:rPr>
            <w:rtl w:val="0"/>
          </w:rPr>
          <w:t xml:space="preserve">Does incorporating governance mechanisms in a </w:t>
        </w:r>
        <w:r w:rsidDel="00000000" w:rsidR="00000000" w:rsidRPr="00000000">
          <w:rPr>
            <w:b w:val="1"/>
            <w:bCs w:val="1"/>
            <w:rtl w:val="0"/>
          </w:rPr>
          <w:t xml:space="preserve">multi-agent AI ethics-training platform improve ethical decision making?</w:t>
        </w:r>
      </w:ins>
    </w:p>
    <w:p w:rsidR="00000000" w:rsidDel="00000000" w:rsidP="00000000" w:rsidRDefault="00000000" w:rsidRPr="00000000" w14:paraId="000001EA">
      <w:pPr>
        <w:numPr>
          <w:ilvl w:val="2"/>
          <w:numId w:val="9"/>
        </w:numPr>
        <w:ind w:left="2160" w:hanging="360"/>
        <w:rPr>
          <w:ins w:author="ABM Russel" w:id="3" w:date="2026-09-01T00:36:20Z"/>
          <w:b w:val="1"/>
          <w:bCs w:val="1"/>
        </w:rPr>
      </w:pPr>
      <w:ins w:author="ABM Russel" w:id="2" w:date="2026-09-01T00:36:03Z">
        <w:r w:rsidDel="00000000" w:rsidR="00000000" w:rsidRPr="00000000">
          <w:rPr>
            <w:b w:val="1"/>
            <w:bCs w:val="1"/>
            <w:rtl w:val="0"/>
          </w:rPr>
          <w:t xml:space="preserve">Measure: System requirement - with or without</w:t>
        </w:r>
      </w:ins>
      <w:r w:rsidDel="00000000" w:rsidR="00000000" w:rsidRPr="00000000">
        <w:rPr>
          <w:b w:val="1"/>
          <w:bCs w:val="1"/>
          <w:rtl w:val="0"/>
        </w:rPr>
        <w:t xml:space="preserve"> </w:t>
      </w:r>
      <w:ins w:author="ABM Russel" w:id="3" w:date="2026-09-01T00:36:2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EB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1"/>
          <w:numId w:val="9"/>
        </w:numPr>
        <w:ind w:left="1440" w:hanging="360"/>
        <w:rPr>
          <w:b w:val="1"/>
          <w:bCs w:val="1"/>
        </w:rPr>
      </w:pPr>
      <w:commentRangeStart w:id="8"/>
      <w:commentRangeStart w:id="9"/>
      <w:commentRangeStart w:id="10"/>
      <w:r w:rsidDel="00000000" w:rsidR="00000000" w:rsidRPr="00000000">
        <w:rPr>
          <w:b w:val="1"/>
          <w:bCs w:val="1"/>
          <w:rtl w:val="0"/>
        </w:rPr>
        <w:t xml:space="preserve">RQ1.</w:t>
      </w:r>
      <w:ins w:author="ABM Russel" w:id="4" w:date="2026-09-01T00:36:13Z">
        <w:r w:rsidDel="00000000" w:rsidR="00000000" w:rsidRPr="00000000">
          <w:rPr>
            <w:b w:val="1"/>
            <w:bCs w:val="1"/>
            <w:rtl w:val="0"/>
          </w:rPr>
          <w:t xml:space="preserve">3</w:t>
        </w:r>
      </w:ins>
      <w:del w:author="ABM Russel" w:id="4" w:date="2026-09-01T00:36:13Z">
        <w:r w:rsidDel="00000000" w:rsidR="00000000" w:rsidRPr="00000000">
          <w:rPr>
            <w:b w:val="1"/>
            <w:bCs w:val="1"/>
            <w:rtl w:val="0"/>
          </w:rPr>
          <w:delText xml:space="preserve">2</w:delText>
        </w:r>
      </w:del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b w:val="1"/>
          <w:bCs w:val="1"/>
          <w:rtl w:val="0"/>
        </w:rPr>
        <w:t xml:space="preserve">: Can flexibility in choosing </w:t>
      </w:r>
      <w:commentRangeStart w:id="11"/>
      <w:r w:rsidDel="00000000" w:rsidR="00000000" w:rsidRPr="00000000">
        <w:rPr>
          <w:b w:val="1"/>
          <w:bCs w:val="1"/>
          <w:rtl w:val="0"/>
        </w:rPr>
        <w:t xml:space="preserve">own agents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tl w:val="0"/>
        </w:rPr>
        <w:t xml:space="preserve">fixed set of agents </w:t>
      </w:r>
      <w:r w:rsidDel="00000000" w:rsidR="00000000" w:rsidRPr="00000000">
        <w:rPr>
          <w:b w:val="1"/>
          <w:bCs w:val="1"/>
          <w:rtl w:val="0"/>
        </w:rPr>
        <w:t xml:space="preserve"> impact on ethical decision making?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2"/>
          <w:numId w:val="9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Measure: System requirement - Fixed set of Agents vs Flexible Agents. Orchestration - sequentially  (rule-based pre-determined) or other - compare different architecture  </w:t>
      </w:r>
    </w:p>
    <w:p w:rsidR="00000000" w:rsidDel="00000000" w:rsidP="00000000" w:rsidRDefault="00000000" w:rsidRPr="00000000" w14:paraId="000001EE">
      <w:pPr>
        <w:numPr>
          <w:ilvl w:val="2"/>
          <w:numId w:val="9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restricting users from choosing their own AI agents influence their ethical reasoning, potentially causing users to converge toward similar decisions?</w:t>
      </w:r>
    </w:p>
    <w:p w:rsidR="00000000" w:rsidDel="00000000" w:rsidP="00000000" w:rsidRDefault="00000000" w:rsidRPr="00000000" w14:paraId="000001EF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9"/>
        </w:numPr>
        <w:ind w:left="1440" w:hanging="360"/>
        <w:rPr>
          <w:del w:author="ABM Russel" w:id="5" w:date="2026-09-01T00:36:00Z"/>
          <w:b w:val="1"/>
          <w:bCs w:val="1"/>
        </w:rPr>
      </w:pPr>
      <w:del w:author="ABM Russel" w:id="5" w:date="2026-09-01T00:36:00Z">
        <w:r w:rsidDel="00000000" w:rsidR="00000000" w:rsidRPr="00000000">
          <w:rPr>
            <w:b w:val="1"/>
            <w:bCs w:val="1"/>
            <w:rtl w:val="0"/>
          </w:rPr>
          <w:delText xml:space="preserve">RQ1.3: </w:delText>
        </w:r>
        <w:r w:rsidDel="00000000" w:rsidR="00000000" w:rsidRPr="00000000">
          <w:rPr>
            <w:rtl w:val="0"/>
          </w:rPr>
          <w:delText xml:space="preserve">Does incorporating governance mechanisms in a </w:delText>
        </w:r>
        <w:r w:rsidDel="00000000" w:rsidR="00000000" w:rsidRPr="00000000">
          <w:rPr>
            <w:b w:val="1"/>
            <w:bCs w:val="1"/>
            <w:rtl w:val="0"/>
          </w:rPr>
          <w:delText xml:space="preserve">multi-agent AI ethics-training platform improve ethical decision making?</w:delText>
        </w:r>
      </w:del>
    </w:p>
    <w:p w:rsidR="00000000" w:rsidDel="00000000" w:rsidP="00000000" w:rsidRDefault="00000000" w:rsidRPr="00000000" w14:paraId="000001F1">
      <w:pPr>
        <w:numPr>
          <w:ilvl w:val="1"/>
          <w:numId w:val="9"/>
        </w:numPr>
        <w:ind w:left="1440" w:hanging="360"/>
        <w:rPr>
          <w:b w:val="1"/>
          <w:bCs w:val="1"/>
        </w:rPr>
      </w:pPr>
      <w:del w:author="ABM Russel" w:id="5" w:date="2026-09-01T00:36:00Z">
        <w:r w:rsidDel="00000000" w:rsidR="00000000" w:rsidRPr="00000000">
          <w:rPr>
            <w:b w:val="1"/>
            <w:bCs w:val="1"/>
            <w:rtl w:val="0"/>
          </w:rPr>
          <w:delText xml:space="preserve">Measure: System requirement - with or without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1"/>
          <w:numId w:val="9"/>
        </w:numPr>
        <w:ind w:left="1440" w:hanging="36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9"/>
        </w:numPr>
        <w:ind w:left="14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RQ1.</w:t>
      </w:r>
      <w:ins w:author="ABM Russel" w:id="6" w:date="2026-09-01T00:35:00Z">
        <w:r w:rsidDel="00000000" w:rsidR="00000000" w:rsidRPr="00000000">
          <w:rPr>
            <w:b w:val="1"/>
            <w:bCs w:val="1"/>
            <w:color w:val="0000ff"/>
            <w:rtl w:val="0"/>
          </w:rPr>
          <w:t xml:space="preserve">44</w:t>
        </w:r>
      </w:ins>
      <w:del w:author="ABM Russel" w:id="6" w:date="2026-09-01T00:35:00Z">
        <w:r w:rsidDel="00000000" w:rsidR="00000000" w:rsidRPr="00000000">
          <w:rPr>
            <w:b w:val="1"/>
            <w:bCs w:val="1"/>
            <w:color w:val="0000ff"/>
            <w:rtl w:val="0"/>
          </w:rPr>
          <w:delText xml:space="preserve">5</w:delText>
        </w:r>
      </w:del>
      <w:r w:rsidDel="00000000" w:rsidR="00000000" w:rsidRPr="00000000">
        <w:rPr>
          <w:b w:val="1"/>
          <w:bCs w:val="1"/>
          <w:color w:val="0000ff"/>
          <w:rtl w:val="0"/>
        </w:rPr>
        <w:t xml:space="preserve">: </w:t>
      </w:r>
      <w:r w:rsidDel="00000000" w:rsidR="00000000" w:rsidRPr="00000000">
        <w:rPr>
          <w:color w:val="0000ff"/>
          <w:rtl w:val="0"/>
        </w:rPr>
        <w:t xml:space="preserve">Does showing dissent among</w:t>
      </w:r>
      <w:ins w:author="ABM Russel" w:id="7" w:date="2026-09-01T00:28:11Z">
        <w:r w:rsidDel="00000000" w:rsidR="00000000" w:rsidRPr="00000000">
          <w:rPr>
            <w:color w:val="0000ff"/>
            <w:rtl w:val="0"/>
          </w:rPr>
          <w:t xml:space="preserve"> a pool of</w:t>
        </w:r>
      </w:ins>
      <w:r w:rsidDel="00000000" w:rsidR="00000000" w:rsidRPr="00000000">
        <w:rPr>
          <w:color w:val="0000ff"/>
          <w:rtl w:val="0"/>
        </w:rPr>
        <w:t xml:space="preserve"> AI agents reduce students' over-reliance on incorrect AI advice, compared to a no-dissent-visibility condition? Measure: Behavioural over-reliance ratio discussed in prev meetings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 Objective 2: Do</w:t>
      </w:r>
      <w:r w:rsidDel="00000000" w:rsidR="00000000" w:rsidRPr="00000000">
        <w:rPr>
          <w:highlight w:val="green"/>
          <w:rtl w:val="0"/>
        </w:rPr>
        <w:t xml:space="preserve"> governance mechanisms</w:t>
      </w:r>
      <w:r w:rsidDel="00000000" w:rsidR="00000000" w:rsidRPr="00000000">
        <w:rPr>
          <w:highlight w:val="yellow"/>
          <w:rtl w:val="0"/>
        </w:rPr>
        <w:t xml:space="preserve"> increase the quality </w:t>
      </w:r>
      <w:r w:rsidDel="00000000" w:rsidR="00000000" w:rsidRPr="00000000">
        <w:rPr>
          <w:rtl w:val="0"/>
        </w:rPr>
        <w:t xml:space="preserve">of overall ethical decision</w:t>
      </w:r>
      <w:r w:rsidDel="00000000" w:rsidR="00000000" w:rsidRPr="00000000">
        <w:rPr>
          <w:b w:val="1"/>
          <w:bCs w:val="1"/>
          <w:rtl w:val="0"/>
        </w:rPr>
        <w:t xml:space="preserve">?</w:t>
      </w:r>
      <w:ins w:author="ABM Russel" w:id="8" w:date="2026-09-01T00:37:15Z">
        <w:r w:rsidDel="00000000" w:rsidR="00000000" w:rsidRPr="00000000">
          <w:rPr>
            <w:b w:val="1"/>
            <w:bCs w:val="1"/>
            <w:rtl w:val="0"/>
          </w:rPr>
          <w:t xml:space="preserve"> Refer to RQ1.2b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RQ2.1: Define quality of ethical decision - Accuracy???  </w:t>
      </w:r>
    </w:p>
    <w:p w:rsidR="00000000" w:rsidDel="00000000" w:rsidP="00000000" w:rsidRDefault="00000000" w:rsidRPr="00000000" w14:paraId="000001F6">
      <w:pPr>
        <w:numPr>
          <w:ilvl w:val="2"/>
          <w:numId w:val="9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Measure: If accuracy then % of correct answers</w:t>
      </w:r>
    </w:p>
    <w:p w:rsidR="00000000" w:rsidDel="00000000" w:rsidP="00000000" w:rsidRDefault="00000000" w:rsidRPr="00000000" w14:paraId="000001F7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RQ2.1.1 [BUILDS ON ABOVE]: </w:t>
      </w:r>
      <w:r w:rsidDel="00000000" w:rsidR="00000000" w:rsidRPr="00000000">
        <w:rPr>
          <w:rtl w:val="0"/>
        </w:rPr>
        <w:t xml:space="preserve">Does [chosen gov mechanism] improve the accuracy of students' final ethical decisions relative to expert-validated ground truth?</w:t>
      </w:r>
    </w:p>
    <w:p w:rsidR="00000000" w:rsidDel="00000000" w:rsidP="00000000" w:rsidRDefault="00000000" w:rsidRPr="00000000" w14:paraId="000001F8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Measure:</w:t>
      </w:r>
      <w:r w:rsidDel="00000000" w:rsidR="00000000" w:rsidRPr="00000000">
        <w:rPr>
          <w:rtl w:val="0"/>
        </w:rPr>
        <w:t xml:space="preserve"> % of final decisions matching the expert-consensus answer </w:t>
      </w:r>
    </w:p>
    <w:p w:rsidR="00000000" w:rsidDel="00000000" w:rsidP="00000000" w:rsidRDefault="00000000" w:rsidRPr="00000000" w14:paraId="000001F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 Objective 3: Do </w:t>
      </w:r>
      <w:r w:rsidDel="00000000" w:rsidR="00000000" w:rsidRPr="00000000">
        <w:rPr>
          <w:highlight w:val="green"/>
          <w:rtl w:val="0"/>
        </w:rPr>
        <w:t xml:space="preserve">governance mechanisms</w:t>
      </w:r>
      <w:r w:rsidDel="00000000" w:rsidR="00000000" w:rsidRPr="00000000">
        <w:rPr>
          <w:rtl w:val="0"/>
        </w:rPr>
        <w:t xml:space="preserve"> increase the </w:t>
      </w:r>
      <w:commentRangeStart w:id="12"/>
      <w:commentRangeStart w:id="13"/>
      <w:commentRangeStart w:id="14"/>
      <w:commentRangeStart w:id="15"/>
      <w:commentRangeStart w:id="16"/>
      <w:r w:rsidDel="00000000" w:rsidR="00000000" w:rsidRPr="00000000">
        <w:rPr>
          <w:highlight w:val="yellow"/>
          <w:rtl w:val="0"/>
        </w:rPr>
        <w:t xml:space="preserve">reliability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  <w:t xml:space="preserve"> (using utilitarian or similar) of overall ethical decision?</w:t>
      </w:r>
      <w:r w:rsidDel="00000000" w:rsidR="00000000" w:rsidRPr="00000000">
        <w:rPr>
          <w:b w:val="1"/>
          <w:bCs w:val="1"/>
          <w:rtl w:val="0"/>
        </w:rPr>
        <w:t xml:space="preserve"> </w:t>
      </w:r>
      <w:ins w:author="ABM Russel" w:id="9" w:date="2026-09-01T00:37:30Z">
        <w:r w:rsidDel="00000000" w:rsidR="00000000" w:rsidRPr="00000000">
          <w:rPr>
            <w:b w:val="1"/>
            <w:bCs w:val="1"/>
            <w:rtl w:val="0"/>
          </w:rPr>
          <w:t xml:space="preserve">Refer to RQ1.2c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RQ3.1: Define reliability of ethical decision - based on consensus/consequences/risk? </w:t>
      </w:r>
    </w:p>
    <w:p w:rsidR="00000000" w:rsidDel="00000000" w:rsidP="00000000" w:rsidRDefault="00000000" w:rsidRPr="00000000" w14:paraId="000001FC">
      <w:pPr>
        <w:numPr>
          <w:ilvl w:val="2"/>
          <w:numId w:val="9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Measure: 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Objective 4: </w:t>
      </w:r>
      <w:r w:rsidDel="00000000" w:rsidR="00000000" w:rsidRPr="00000000">
        <w:rPr>
          <w:rtl w:val="0"/>
        </w:rPr>
        <w:t xml:space="preserve">Is the effect of [Gov mechanism] on over-reliance and accuracy stronger for contested/ambiguous ethical cases than for cases with high expert consensus </w:t>
      </w:r>
      <w:ins w:author="ABM Russel" w:id="10" w:date="2026-09-01T00:39:17Z">
        <w:r w:rsidDel="00000000" w:rsidR="00000000" w:rsidRPr="00000000">
          <w:rPr>
            <w:b w:val="1"/>
            <w:bCs w:val="1"/>
            <w:rtl w:val="0"/>
          </w:rPr>
          <w:t xml:space="preserve">Refer to RQ1.2a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Remember the study from last week? Where they tested ONLY ON LOW RISK DECISION? We can fill that gap!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Objective 5</w:t>
      </w:r>
      <w:r w:rsidDel="00000000" w:rsidR="00000000" w:rsidRPr="00000000">
        <w:rPr>
          <w:rtl w:val="0"/>
        </w:rPr>
        <w:t xml:space="preserve">: Does [Gov mechanism] reduce students' self-reported trust in the AI's advice, and does that align with their behavioural over-reliance?</w:t>
      </w:r>
    </w:p>
    <w:p w:rsidR="00000000" w:rsidDel="00000000" w:rsidP="00000000" w:rsidRDefault="00000000" w:rsidRPr="00000000" w14:paraId="0000020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Does trust == reliance?</w:t>
      </w:r>
    </w:p>
    <w:p w:rsidR="00000000" w:rsidDel="00000000" w:rsidP="00000000" w:rsidRDefault="00000000" w:rsidRPr="00000000" w14:paraId="0000020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Measure: Jian Et Al has a scale: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(PDF) Foundations for an Empirically Determined Scale of Trust in Automated Systems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729038" cy="321490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214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Reliability = accuracy against expert validated ans.</w:t>
      </w:r>
    </w:p>
    <w:p w:rsidR="00000000" w:rsidDel="00000000" w:rsidP="00000000" w:rsidRDefault="00000000" w:rsidRPr="00000000" w14:paraId="000002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NFR and FRS: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general ideas, it is very hard to know without know what the RQ actually is 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ins w:author="ABM Russel" w:id="11" w:date="2026-09-01T00:30:12Z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FR: </w:t>
      </w:r>
      <w:ins w:author="ABM Russel" w:id="11" w:date="2026-09-01T00:30:1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ins w:author="ABM Russel" w:id="11" w:date="2026-09-01T00:30:12Z">
        <w:r w:rsidDel="00000000" w:rsidR="00000000" w:rsidRPr="00000000">
          <w:rPr>
            <w:b w:val="1"/>
            <w:bCs w:val="1"/>
            <w:rtl w:val="0"/>
          </w:rPr>
          <w:t xml:space="preserve">Pre-: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1"/>
        </w:numPr>
        <w:spacing w:after="240" w:before="240" w:lineRule="auto"/>
        <w:ind w:left="720" w:hanging="360"/>
        <w:rPr>
          <w:ins w:author="ABM Russel" w:id="12" w:date="2026-09-01T00:29:47Z"/>
        </w:rPr>
      </w:pPr>
      <w:ins w:author="ABM Russel" w:id="12" w:date="2026-09-01T00:29:47Z">
        <w:r w:rsidDel="00000000" w:rsidR="00000000" w:rsidRPr="00000000">
          <w:rPr>
            <w:rtl w:val="0"/>
          </w:rPr>
          <w:t xml:space="preserve">Selection of AI agents (Flexible choose your own agents from an existing agents skills vs pre-determined Fixed agents)</w:t>
        </w:r>
      </w:ins>
    </w:p>
    <w:p w:rsidR="00000000" w:rsidDel="00000000" w:rsidP="00000000" w:rsidRDefault="00000000" w:rsidRPr="00000000" w14:paraId="00000210">
      <w:pPr>
        <w:spacing w:after="240" w:before="240" w:lineRule="auto"/>
        <w:rPr>
          <w:ins w:author="ABM Russel" w:id="12" w:date="2026-09-01T00:29:47Z"/>
        </w:rPr>
      </w:pPr>
      <w:ins w:author="ABM Russel" w:id="12" w:date="2026-09-01T00:29:47Z">
        <w:r w:rsidDel="00000000" w:rsidR="00000000" w:rsidRPr="00000000">
          <w:rPr>
            <w:rtl w:val="0"/>
          </w:rPr>
          <w:t xml:space="preserve">During: </w:t>
        </w:r>
      </w:ins>
    </w:p>
    <w:p w:rsidR="00000000" w:rsidDel="00000000" w:rsidP="00000000" w:rsidRDefault="00000000" w:rsidRPr="00000000" w14:paraId="0000021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advice generation</w:t>
      </w:r>
    </w:p>
    <w:p w:rsidR="00000000" w:rsidDel="00000000" w:rsidP="00000000" w:rsidRDefault="00000000" w:rsidRPr="00000000" w14:paraId="000002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distinct/specialised agent roles</w:t>
      </w:r>
    </w:p>
    <w:p w:rsidR="00000000" w:rsidDel="00000000" w:rsidP="00000000" w:rsidRDefault="00000000" w:rsidRPr="00000000" w14:paraId="000002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assignment</w:t>
      </w:r>
    </w:p>
    <w:p w:rsidR="00000000" w:rsidDel="00000000" w:rsidP="00000000" w:rsidRDefault="00000000" w:rsidRPr="00000000" w14:paraId="000002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ground-truth case bank</w:t>
      </w:r>
    </w:p>
    <w:p w:rsidR="00000000" w:rsidDel="00000000" w:rsidP="00000000" w:rsidRDefault="00000000" w:rsidRPr="00000000" w14:paraId="000002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incorrect-advice injection</w:t>
      </w:r>
    </w:p>
    <w:p w:rsidR="00000000" w:rsidDel="00000000" w:rsidP="00000000" w:rsidRDefault="00000000" w:rsidRPr="00000000" w14:paraId="000002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consensus/disagreement control (whether/how agents disagree)</w:t>
      </w:r>
    </w:p>
    <w:p w:rsidR="00000000" w:rsidDel="00000000" w:rsidP="00000000" w:rsidRDefault="00000000" w:rsidRPr="00000000" w14:paraId="00000217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ins w:author="ABM Russel" w:id="13" w:date="2026-09-01T00:30:41Z"/>
        </w:rPr>
      </w:pPr>
      <w:r w:rsidDel="00000000" w:rsidR="00000000" w:rsidRPr="00000000">
        <w:rPr>
          <w:rtl w:val="0"/>
        </w:rPr>
        <w:t xml:space="preserve">dissent surfacing/suppression (whether participant </w:t>
      </w:r>
      <w:r w:rsidDel="00000000" w:rsidR="00000000" w:rsidRPr="00000000">
        <w:rPr>
          <w:b w:val="1"/>
          <w:bCs w:val="1"/>
          <w:rtl w:val="0"/>
        </w:rPr>
        <w:t xml:space="preserve">sees </w:t>
      </w:r>
      <w:r w:rsidDel="00000000" w:rsidR="00000000" w:rsidRPr="00000000">
        <w:rPr>
          <w:rtl w:val="0"/>
        </w:rPr>
        <w:t xml:space="preserve">that disagreement)</w:t>
      </w:r>
      <w:ins w:author="ABM Russel" w:id="13" w:date="2026-09-01T00:30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218">
      <w:pPr>
        <w:spacing w:after="240" w:before="240" w:lineRule="auto"/>
        <w:rPr/>
      </w:pPr>
      <w:ins w:author="ABM Russel" w:id="13" w:date="2026-09-01T00:30:41Z">
        <w:r w:rsidDel="00000000" w:rsidR="00000000" w:rsidRPr="00000000">
          <w:rPr>
            <w:rtl w:val="0"/>
          </w:rPr>
          <w:t xml:space="preserve">Post-: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capture; records initial/final decision AND reasoning</w:t>
      </w:r>
    </w:p>
    <w:p w:rsidR="00000000" w:rsidDel="00000000" w:rsidP="00000000" w:rsidRDefault="00000000" w:rsidRPr="00000000" w14:paraId="0000021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ethical/moral reasoning assessment (evaluates the recorded reasoning)</w:t>
      </w:r>
    </w:p>
    <w:p w:rsidR="00000000" w:rsidDel="00000000" w:rsidP="00000000" w:rsidRDefault="00000000" w:rsidRPr="00000000" w14:paraId="000002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revision/time logging</w:t>
      </w:r>
    </w:p>
    <w:p w:rsidR="00000000" w:rsidDel="00000000" w:rsidP="00000000" w:rsidRDefault="00000000" w:rsidRPr="00000000" w14:paraId="000002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Auto-scoring</w:t>
      </w:r>
    </w:p>
    <w:p w:rsidR="00000000" w:rsidDel="00000000" w:rsidP="00000000" w:rsidRDefault="00000000" w:rsidRPr="00000000" w14:paraId="000002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survey</w:t>
      </w:r>
    </w:p>
    <w:p w:rsidR="00000000" w:rsidDel="00000000" w:rsidP="00000000" w:rsidRDefault="00000000" w:rsidRPr="00000000" w14:paraId="000002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</w:t>
      </w:r>
    </w:p>
    <w:p w:rsidR="00000000" w:rsidDel="00000000" w:rsidP="00000000" w:rsidRDefault="00000000" w:rsidRPr="00000000" w14:paraId="000002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consent/withdrawal</w:t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consensus/ambiguity classification (from RO4)</w:t>
      </w:r>
    </w:p>
    <w:p w:rsidR="00000000" w:rsidDel="00000000" w:rsidP="00000000" w:rsidRDefault="00000000" w:rsidRPr="00000000" w14:paraId="0000022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needs some way to distinguish between:</w:t>
      </w:r>
    </w:p>
    <w:p w:rsidR="00000000" w:rsidDel="00000000" w:rsidP="00000000" w:rsidRDefault="00000000" w:rsidRPr="00000000" w14:paraId="0000022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High-consensus scenario (high expert consensus on ethically preferred decision)</w:t>
      </w:r>
    </w:p>
    <w:p w:rsidR="00000000" w:rsidDel="00000000" w:rsidP="00000000" w:rsidRDefault="00000000" w:rsidRPr="00000000" w14:paraId="00000223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ambigious/contested scenario (potential disagreement about preferred decision)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NFR: </w:t>
      </w:r>
    </w:p>
    <w:p w:rsidR="00000000" w:rsidDel="00000000" w:rsidP="00000000" w:rsidRDefault="00000000" w:rsidRPr="00000000" w14:paraId="000002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integrity </w:t>
      </w:r>
    </w:p>
    <w:p w:rsidR="00000000" w:rsidDel="00000000" w:rsidP="00000000" w:rsidRDefault="00000000" w:rsidRPr="00000000" w14:paraId="000002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2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privacy/anonymization</w:t>
      </w:r>
    </w:p>
    <w:p w:rsidR="00000000" w:rsidDel="00000000" w:rsidP="00000000" w:rsidRDefault="00000000" w:rsidRPr="00000000" w14:paraId="000002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22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auditability/traceability: we need to reconstruct which scenario/condition/agent outputs led to each participant response.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parity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2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consistency (ensuring experimental conditions differ only in intended manipulation)</w:t>
      </w:r>
    </w:p>
    <w:p w:rsidR="00000000" w:rsidDel="00000000" w:rsidP="00000000" w:rsidRDefault="00000000" w:rsidRPr="00000000" w14:paraId="000002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 consistency/controllability (our experiment needs control over AI outputs so the intended experimental condition actually occurs)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Preliminary Mockup: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Flow: engineering ethics scenario → participant makes a decision → multi agent AI provides advice → participant can reconsider → final decision → collect measures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131063</wp:posOffset>
            </wp:positionH>
            <wp:positionV relativeFrom="paragraph">
              <wp:posOffset>428625</wp:posOffset>
            </wp:positionV>
            <wp:extent cx="8603946" cy="5731200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3946" cy="573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Ethics application 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Design and Development of a multi-agent AI ethics-training platform.</w:t>
      </w:r>
    </w:p>
    <w:p w:rsidR="00000000" w:rsidDel="00000000" w:rsidP="00000000" w:rsidRDefault="00000000" w:rsidRPr="00000000" w14:paraId="00000242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Consider including in the background/lit survey/related work section. </w:t>
      </w:r>
    </w:p>
    <w:p w:rsidR="00000000" w:rsidDel="00000000" w:rsidP="00000000" w:rsidRDefault="00000000" w:rsidRPr="00000000" w14:paraId="00000244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ind w:left="720" w:hanging="360"/>
      </w:pPr>
      <w:commentRangeStart w:id="17"/>
      <w:r w:rsidDel="00000000" w:rsidR="00000000" w:rsidRPr="00000000">
        <w:rPr>
          <w:color w:val="ff0000"/>
          <w:rtl w:val="0"/>
        </w:rPr>
        <w:t xml:space="preserve">Over reliance definition</w:t>
      </w:r>
      <w:r w:rsidDel="00000000" w:rsidR="00000000" w:rsidRPr="00000000">
        <w:rPr>
          <w:rtl w:val="0"/>
        </w:rPr>
        <w:t xml:space="preserve"> - 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  <w:t xml:space="preserve"> IfMath behind the calculation - need to know variables….  recursion what is your goal - &lt;10% considering constraints  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Over-reliance = (number of cases where the student's final decision matches the AI's incorrect advice) ÷ (total number of cases where the AI's advice was incorrect)</w:t>
      </w:r>
    </w:p>
    <w:p w:rsidR="00000000" w:rsidDel="00000000" w:rsidP="00000000" w:rsidRDefault="00000000" w:rsidRPr="00000000" w14:paraId="00000247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24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Lit surveys: Create an excel spreadsheet </w:t>
      </w:r>
    </w:p>
    <w:p w:rsidR="00000000" w:rsidDel="00000000" w:rsidP="00000000" w:rsidRDefault="00000000" w:rsidRPr="00000000" w14:paraId="0000024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Start the template for W12 initial paper - 4 pages - Russel</w:t>
      </w:r>
    </w:p>
    <w:p w:rsidR="00000000" w:rsidDel="00000000" w:rsidP="00000000" w:rsidRDefault="00000000" w:rsidRPr="00000000" w14:paraId="0000024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Ethics approval MUHREC - Russel</w:t>
      </w:r>
    </w:p>
    <w:p w:rsidR="00000000" w:rsidDel="00000000" w:rsidP="00000000" w:rsidRDefault="00000000" w:rsidRPr="00000000" w14:paraId="0000024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Work on objectives - add more ) </w:t>
      </w:r>
    </w:p>
    <w:p w:rsidR="00000000" w:rsidDel="00000000" w:rsidP="00000000" w:rsidRDefault="00000000" w:rsidRPr="00000000" w14:paraId="0000024D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Added 1.2, 2.1.1, 4.0 and 5.0</w:t>
      </w:r>
    </w:p>
    <w:p w:rsidR="00000000" w:rsidDel="00000000" w:rsidP="00000000" w:rsidRDefault="00000000" w:rsidRPr="00000000" w14:paraId="0000024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Identify requirements (FR and NFR) for our</w:t>
      </w:r>
      <w:r w:rsidDel="00000000" w:rsidR="00000000" w:rsidRPr="00000000">
        <w:rPr>
          <w:b w:val="1"/>
          <w:bCs w:val="1"/>
          <w:strike w:val="1"/>
          <w:highlight w:val="yellow"/>
          <w:rtl w:val="0"/>
        </w:rPr>
        <w:t xml:space="preserve"> multi-agent AI ethics-training platform</w:t>
      </w:r>
      <w:r w:rsidDel="00000000" w:rsidR="00000000" w:rsidRPr="00000000">
        <w:rPr>
          <w:strike w:val="1"/>
          <w:rtl w:val="0"/>
        </w:rPr>
        <w:t xml:space="preserve">. (fixed set of Agents or flexible options)</w:t>
      </w:r>
    </w:p>
    <w:p w:rsidR="00000000" w:rsidDel="00000000" w:rsidP="00000000" w:rsidRDefault="00000000" w:rsidRPr="00000000" w14:paraId="0000024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Mockups + Personas</w:t>
      </w:r>
    </w:p>
    <w:p w:rsidR="00000000" w:rsidDel="00000000" w:rsidP="00000000" w:rsidRDefault="00000000" w:rsidRPr="00000000" w14:paraId="00000250">
      <w:pPr>
        <w:numPr>
          <w:ilvl w:val="0"/>
          <w:numId w:val="32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Prepare for the Week 8 interview presentation (Context, background, Aim, RQs, RM overview, prelim findings, PoC.., plan for S2 research - Gantt chart)</w:t>
      </w:r>
    </w:p>
    <w:p w:rsidR="00000000" w:rsidDel="00000000" w:rsidP="00000000" w:rsidRDefault="00000000" w:rsidRPr="00000000" w14:paraId="0000025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CRAP: find similar for measuring AI agent reliability…</w:t>
      </w:r>
    </w:p>
    <w:p w:rsidR="00000000" w:rsidDel="00000000" w:rsidP="00000000" w:rsidRDefault="00000000" w:rsidRPr="00000000" w14:paraId="00000252">
      <w:pPr>
        <w:numPr>
          <w:ilvl w:val="0"/>
          <w:numId w:val="3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 answer for three Ethics application questions?</w:t>
      </w:r>
    </w:p>
    <w:p w:rsidR="00000000" w:rsidDel="00000000" w:rsidP="00000000" w:rsidRDefault="00000000" w:rsidRPr="00000000" w14:paraId="00000253">
      <w:pPr>
        <w:numPr>
          <w:ilvl w:val="0"/>
          <w:numId w:val="3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Log into the following: </w:t>
      </w:r>
      <w:hyperlink r:id="rId36">
        <w:r w:rsidDel="00000000" w:rsidR="00000000" w:rsidRPr="00000000">
          <w:rPr>
            <w:b w:val="1"/>
            <w:bCs w:val="1"/>
            <w:strike w:val="1"/>
            <w:color w:val="1155cc"/>
            <w:u w:val="single"/>
            <w:rtl w:val="0"/>
          </w:rPr>
          <w:t xml:space="preserve">https://ethicsapps.monash.edu/ActivityForm/Index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3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Module - Risk, OH&amp;S Frevvo, ?? Sarah -&gt; Week 5 - Russel to recheck the list. </w:t>
      </w:r>
    </w:p>
    <w:p w:rsidR="00000000" w:rsidDel="00000000" w:rsidP="00000000" w:rsidRDefault="00000000" w:rsidRPr="00000000" w14:paraId="000002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terms, explain the background and importance of this research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Do not include citations, explain all abbreviations and avoid using complex technical terms.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Refer to Readable's text scoring tool for tips to improve readability.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the aims or hypotheses of the research pro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Give a brief overview of the research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Students - 18+ (exclude Malaysia and Indonesia citizens)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Junior Working professional 18+ (&lt;2 years of experience) - What types of decision - Technical and tactical </w:t>
      </w:r>
    </w:p>
    <w:p w:rsidR="00000000" w:rsidDel="00000000" w:rsidP="00000000" w:rsidRDefault="00000000" w:rsidRPr="00000000" w14:paraId="000002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Senior Working professional 18+ (5+ years of experience) - What types of decision - Business and strategic </w:t>
      </w:r>
    </w:p>
    <w:p w:rsidR="00000000" w:rsidDel="00000000" w:rsidP="00000000" w:rsidRDefault="00000000" w:rsidRPr="00000000" w14:paraId="000002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e2q3d5t1soc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18 Aug 2026 | FIT4701/2 Meeting - Agentic AI Plat…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/>
      </w:pPr>
      <w:bookmarkStart w:colFirst="0" w:colLast="0" w:name="_llvxba5cdvsm" w:id="12"/>
      <w:bookmarkEnd w:id="12"/>
      <w:r w:rsidDel="00000000" w:rsidR="00000000" w:rsidRPr="00000000">
        <w:rPr>
          <w:rtl w:val="0"/>
        </w:rPr>
        <w:t xml:space="preserve">18 Aug 2026</w:t>
      </w:r>
      <w:r w:rsidDel="00000000" w:rsidR="00000000" w:rsidRPr="00000000">
        <w:rPr>
          <w:rtl w:val="0"/>
        </w:rPr>
        <w:t xml:space="preserve"> |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FIT4701/2 Meeting - Agentic AI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Attendees: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ABM Russel</w:t>
        </w:r>
      </w:hyperlink>
      <w:r w:rsidDel="00000000" w:rsidR="00000000" w:rsidRPr="00000000">
        <w:rPr>
          <w:rtl w:val="0"/>
        </w:rPr>
        <w:t xml:space="preserve">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Aryan Cyrus</w:t>
        </w:r>
      </w:hyperlink>
      <w:r w:rsidDel="00000000" w:rsidR="00000000" w:rsidRPr="00000000">
        <w:rPr>
          <w:rtl w:val="0"/>
        </w:rPr>
        <w:t xml:space="preserve">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Ubaid Irfan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Apology: Ubaid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1st paper: Cognitive forcing function to reduce over reliance. </w:t>
      </w:r>
    </w:p>
    <w:p w:rsidR="00000000" w:rsidDel="00000000" w:rsidP="00000000" w:rsidRDefault="00000000" w:rsidRPr="00000000" w14:paraId="0000026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Three forcing functions (N=199) </w:t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2nd paper: Results were incorrect due to over reliance </w:t>
      </w:r>
    </w:p>
    <w:p w:rsidR="00000000" w:rsidDel="00000000" w:rsidP="00000000" w:rsidRDefault="00000000" w:rsidRPr="00000000" w14:paraId="0000027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When they went wrong </w:t>
      </w:r>
    </w:p>
    <w:p w:rsidR="00000000" w:rsidDel="00000000" w:rsidP="00000000" w:rsidRDefault="00000000" w:rsidRPr="00000000" w14:paraId="00000272">
      <w:pPr>
        <w:numPr>
          <w:ilvl w:val="0"/>
          <w:numId w:val="12"/>
        </w:numPr>
        <w:ind w:left="720" w:hanging="360"/>
      </w:pPr>
      <w:commentRangeStart w:id="18"/>
      <w:r w:rsidDel="00000000" w:rsidR="00000000" w:rsidRPr="00000000">
        <w:rPr>
          <w:color w:val="ff0000"/>
          <w:rtl w:val="0"/>
        </w:rPr>
        <w:t xml:space="preserve">Over reliance definition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Measurement </w:t>
      </w:r>
    </w:p>
    <w:p w:rsidR="00000000" w:rsidDel="00000000" w:rsidP="00000000" w:rsidRDefault="00000000" w:rsidRPr="00000000" w14:paraId="0000027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Metrics what to measure  </w:t>
      </w:r>
    </w:p>
    <w:p w:rsidR="00000000" w:rsidDel="00000000" w:rsidP="00000000" w:rsidRDefault="00000000" w:rsidRPr="00000000" w14:paraId="0000027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Opinion survey open to all</w:t>
      </w:r>
    </w:p>
    <w:p w:rsidR="00000000" w:rsidDel="00000000" w:rsidP="00000000" w:rsidRDefault="00000000" w:rsidRPr="00000000" w14:paraId="000002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Governance system x 3 </w:t>
      </w:r>
    </w:p>
    <w:p w:rsidR="00000000" w:rsidDel="00000000" w:rsidP="00000000" w:rsidRDefault="00000000" w:rsidRPr="00000000" w14:paraId="000002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Go ahead with Narrative lit review (not systematic lit reviews)</w:t>
      </w:r>
    </w:p>
    <w:p w:rsidR="00000000" w:rsidDel="00000000" w:rsidP="00000000" w:rsidRDefault="00000000" w:rsidRPr="00000000" w14:paraId="0000027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COSMIN type framework to evaluate - find alternatives for our project</w:t>
      </w:r>
    </w:p>
    <w:p w:rsidR="00000000" w:rsidDel="00000000" w:rsidP="00000000" w:rsidRDefault="00000000" w:rsidRPr="00000000" w14:paraId="00000279">
      <w:pPr>
        <w:ind w:left="720" w:firstLine="0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COSMIN Taxonomy of Measurement Properties • COSMIN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Six thinking hats as roles ?</w:t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https://www.debonogroup.com/services/core-programs/six-thinking-hats/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27E">
      <w:pPr>
        <w:spacing w:line="256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56.8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"Investigate whether adding governance mechanisms to a multi-agent AI ethics-training platform reduce students' over-reliance on the AI and improve their ethical decision-making”</w:t>
      </w:r>
    </w:p>
    <w:p w:rsidR="00000000" w:rsidDel="00000000" w:rsidP="00000000" w:rsidRDefault="00000000" w:rsidRPr="00000000" w14:paraId="00000280">
      <w:pPr>
        <w:spacing w:line="256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 RQ: [to refine] Do we need governance mechanisms to a multi-agent AI ethics-training platform?</w:t>
      </w:r>
    </w:p>
    <w:p w:rsidR="00000000" w:rsidDel="00000000" w:rsidP="00000000" w:rsidRDefault="00000000" w:rsidRPr="00000000" w14:paraId="00000282">
      <w:pPr>
        <w:spacing w:line="256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12"/>
        </w:numPr>
        <w:ind w:left="720" w:hanging="360"/>
      </w:pPr>
      <w:commentRangeStart w:id="19"/>
      <w:r w:rsidDel="00000000" w:rsidR="00000000" w:rsidRPr="00000000">
        <w:rPr>
          <w:rtl w:val="0"/>
        </w:rPr>
        <w:t xml:space="preserve">Issues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4">
      <w:pPr>
        <w:numPr>
          <w:ilvl w:val="1"/>
          <w:numId w:val="12"/>
        </w:numPr>
        <w:ind w:left="1440" w:hanging="360"/>
      </w:pPr>
      <w:commentRangeStart w:id="20"/>
      <w:r w:rsidDel="00000000" w:rsidR="00000000" w:rsidRPr="00000000">
        <w:rPr>
          <w:rtl w:val="0"/>
        </w:rPr>
        <w:t xml:space="preserve">Unique roles to each agent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Poor decision making </w:t>
      </w:r>
    </w:p>
    <w:p w:rsidR="00000000" w:rsidDel="00000000" w:rsidP="00000000" w:rsidRDefault="00000000" w:rsidRPr="00000000" w14:paraId="0000028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Should we use utilitarian approach to agree with agent’s decision</w:t>
      </w:r>
    </w:p>
    <w:p w:rsidR="00000000" w:rsidDel="00000000" w:rsidP="00000000" w:rsidRDefault="00000000" w:rsidRPr="00000000" w14:paraId="0000028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How to validate the final decision?  </w:t>
      </w:r>
    </w:p>
    <w:p w:rsidR="00000000" w:rsidDel="00000000" w:rsidP="00000000" w:rsidRDefault="00000000" w:rsidRPr="00000000" w14:paraId="0000028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What are the </w:t>
      </w:r>
      <w:commentRangeStart w:id="21"/>
      <w:r w:rsidDel="00000000" w:rsidR="00000000" w:rsidRPr="00000000">
        <w:rPr>
          <w:rtl w:val="0"/>
        </w:rPr>
        <w:t xml:space="preserve">different roles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  <w:t xml:space="preserve"> required in a </w:t>
      </w:r>
      <w:commentRangeStart w:id="22"/>
      <w:r w:rsidDel="00000000" w:rsidR="00000000" w:rsidRPr="00000000">
        <w:rPr>
          <w:b w:val="1"/>
          <w:bCs w:val="1"/>
          <w:rtl w:val="0"/>
        </w:rPr>
        <w:t xml:space="preserve">multi-agent AI ethics-training platform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 Objective 1: Investigate the consequences of a </w:t>
      </w:r>
      <w:r w:rsidDel="00000000" w:rsidR="00000000" w:rsidRPr="00000000">
        <w:rPr>
          <w:b w:val="1"/>
          <w:bCs w:val="1"/>
          <w:rtl w:val="0"/>
        </w:rPr>
        <w:t xml:space="preserve">multi-agent AI ethics-training platform</w:t>
      </w:r>
    </w:p>
    <w:p w:rsidR="00000000" w:rsidDel="00000000" w:rsidP="00000000" w:rsidRDefault="00000000" w:rsidRPr="00000000" w14:paraId="0000028B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 Objective 2: How could we incorporate governance mechanisms in a </w:t>
      </w:r>
      <w:r w:rsidDel="00000000" w:rsidR="00000000" w:rsidRPr="00000000">
        <w:rPr>
          <w:b w:val="1"/>
          <w:bCs w:val="1"/>
          <w:rtl w:val="0"/>
        </w:rPr>
        <w:t xml:space="preserve">multi-agent AI ethics-training platform?</w:t>
      </w:r>
    </w:p>
    <w:p w:rsidR="00000000" w:rsidDel="00000000" w:rsidP="00000000" w:rsidRDefault="00000000" w:rsidRPr="00000000" w14:paraId="0000028C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 Objective 3: Do governance mechanisms increase the quality of overall ethical decision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28D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 Objective 5: Do governance mechanisms increase the reliability (using utilitarian or similar) of overall ethical decision?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other objectives…</w:t>
      </w:r>
    </w:p>
    <w:p w:rsidR="00000000" w:rsidDel="00000000" w:rsidP="00000000" w:rsidRDefault="00000000" w:rsidRPr="00000000" w14:paraId="000002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720" w:firstLine="0"/>
        <w:rPr/>
      </w:pPr>
      <w:r w:rsidDel="00000000" w:rsidR="00000000" w:rsidRPr="00000000">
        <w:rPr>
          <w:rtl w:val="0"/>
        </w:rPr>
        <w:t xml:space="preserve">Sub RQs will be based on these objectives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29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Lit surveys: Create an excel spreadsheet </w:t>
      </w:r>
    </w:p>
    <w:p w:rsidR="00000000" w:rsidDel="00000000" w:rsidP="00000000" w:rsidRDefault="00000000" w:rsidRPr="00000000" w14:paraId="0000029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Start the template for W12 initial paper - 4 pages - Russel</w:t>
      </w:r>
    </w:p>
    <w:p w:rsidR="00000000" w:rsidDel="00000000" w:rsidP="00000000" w:rsidRDefault="00000000" w:rsidRPr="00000000" w14:paraId="0000029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Ethics approval MUHREC - Russel</w:t>
      </w:r>
    </w:p>
    <w:p w:rsidR="00000000" w:rsidDel="00000000" w:rsidP="00000000" w:rsidRDefault="00000000" w:rsidRPr="00000000" w14:paraId="0000029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Work on objectives - add more</w:t>
      </w:r>
    </w:p>
    <w:p w:rsidR="00000000" w:rsidDel="00000000" w:rsidP="00000000" w:rsidRDefault="00000000" w:rsidRPr="00000000" w14:paraId="0000029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Excel summarise the studies (Abstract, method, findings , limitations etc)</w:t>
      </w:r>
    </w:p>
    <w:p w:rsidR="00000000" w:rsidDel="00000000" w:rsidP="00000000" w:rsidRDefault="00000000" w:rsidRPr="00000000" w14:paraId="000002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po7a1agsm7p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04 Aug 2026 | FIT4701/2 Meeting - Agentic AI Plat…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2acwn598b6aj" w:id="14"/>
      <w:bookmarkEnd w:id="14"/>
      <w:r w:rsidDel="00000000" w:rsidR="00000000" w:rsidRPr="00000000">
        <w:rPr>
          <w:rtl w:val="0"/>
        </w:rPr>
        <w:t xml:space="preserve">4 Aug 2026</w:t>
      </w:r>
      <w:r w:rsidDel="00000000" w:rsidR="00000000" w:rsidRPr="00000000">
        <w:rPr>
          <w:rtl w:val="0"/>
        </w:rPr>
        <w:t xml:space="preserve"> |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FIT4701/2 Meeting - Agentic AI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Attendees: </w:t>
      </w: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ABM Russel</w:t>
        </w:r>
      </w:hyperlink>
      <w:r w:rsidDel="00000000" w:rsidR="00000000" w:rsidRPr="00000000">
        <w:rPr>
          <w:rtl w:val="0"/>
        </w:rPr>
        <w:t xml:space="preserve"> </w:t>
      </w: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Aryan Cyrus</w:t>
        </w:r>
      </w:hyperlink>
      <w:r w:rsidDel="00000000" w:rsidR="00000000" w:rsidRPr="00000000">
        <w:rPr>
          <w:rtl w:val="0"/>
        </w:rPr>
        <w:t xml:space="preserve"> </w:t>
      </w: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Ubaid Irfan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331.2" w:lineRule="auto"/>
        <w:rPr/>
      </w:pPr>
      <w:r w:rsidDel="00000000" w:rsidR="00000000" w:rsidRPr="00000000">
        <w:rPr>
          <w:rtl w:val="0"/>
        </w:rPr>
        <w:t xml:space="preserve">Requirements could be from lit OR surveys</w:t>
      </w:r>
    </w:p>
    <w:p w:rsidR="00000000" w:rsidDel="00000000" w:rsidP="00000000" w:rsidRDefault="00000000" w:rsidRPr="00000000" w14:paraId="000002A1">
      <w:pPr>
        <w:spacing w:line="331.2" w:lineRule="auto"/>
        <w:rPr/>
      </w:pPr>
      <w:r w:rsidDel="00000000" w:rsidR="00000000" w:rsidRPr="00000000">
        <w:rPr>
          <w:rtl w:val="0"/>
        </w:rPr>
        <w:t xml:space="preserve">Learning or self l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31.2" w:lineRule="auto"/>
        <w:rPr/>
      </w:pPr>
      <w:r w:rsidDel="00000000" w:rsidR="00000000" w:rsidRPr="00000000">
        <w:rPr>
          <w:rtl w:val="0"/>
        </w:rPr>
        <w:t xml:space="preserve">Meeting Notes:</w:t>
      </w:r>
    </w:p>
    <w:p w:rsidR="00000000" w:rsidDel="00000000" w:rsidP="00000000" w:rsidRDefault="00000000" w:rsidRPr="00000000" w14:paraId="000002A4">
      <w:pPr>
        <w:spacing w:line="331.2" w:lineRule="auto"/>
        <w:rPr/>
      </w:pPr>
      <w:r w:rsidDel="00000000" w:rsidR="00000000" w:rsidRPr="00000000">
        <w:rPr>
          <w:rtl w:val="0"/>
        </w:rPr>
        <w:t xml:space="preserve">https://onlineethics.virginia.edu/taxonomy/term/826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Russel ABM Russel</w:t>
      </w:r>
      <w:r w:rsidDel="00000000" w:rsidR="00000000" w:rsidRPr="00000000">
        <w:rPr>
          <w:rtl w:val="0"/>
        </w:rPr>
        <w:t xml:space="preserve">  to  Everyone 6:57 PM</w:t>
      </w:r>
    </w:p>
    <w:p w:rsidR="00000000" w:rsidDel="00000000" w:rsidP="00000000" w:rsidRDefault="00000000" w:rsidRPr="00000000" w14:paraId="000002A7">
      <w:pPr>
        <w:spacing w:line="331.2" w:lineRule="auto"/>
        <w:rPr/>
      </w:pPr>
      <w:r w:rsidDel="00000000" w:rsidR="00000000" w:rsidRPr="00000000">
        <w:rPr>
          <w:rtl w:val="0"/>
        </w:rPr>
        <w:t xml:space="preserve">Agent4EDU</w:t>
      </w:r>
    </w:p>
    <w:p w:rsidR="00000000" w:rsidDel="00000000" w:rsidP="00000000" w:rsidRDefault="00000000" w:rsidRPr="00000000" w14:paraId="000002A8">
      <w:pPr>
        <w:spacing w:line="331.2" w:lineRule="auto"/>
        <w:rPr/>
      </w:pPr>
      <w:r w:rsidDel="00000000" w:rsidR="00000000" w:rsidRPr="00000000">
        <w:rPr>
          <w:rtl w:val="0"/>
        </w:rPr>
        <w:t xml:space="preserve">EduMAS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 – Milestone 1: Launch (Moodle quiz)</w:t>
      </w:r>
    </w:p>
    <w:p w:rsidR="00000000" w:rsidDel="00000000" w:rsidP="00000000" w:rsidRDefault="00000000" w:rsidRPr="00000000" w14:paraId="000002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 – OH&amp;S Risk Assessment (competency hurdle)</w:t>
        <w:br w:type="textWrapping"/>
      </w:r>
    </w:p>
    <w:p w:rsidR="00000000" w:rsidDel="00000000" w:rsidP="00000000" w:rsidRDefault="00000000" w:rsidRPr="00000000" w14:paraId="000002A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For the Clayton cohort, completing the online OHS and risk assessment training modules and associated tasks 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for all students, including those undertaking computer‑based projects. Depending on the project type, students may also require further lab/building inductions and submission of RA on SARAH.</w:t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8 – Milestone 2: Confirmation (competency hurdle)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12 – Milestone 3: Initial Paper (competency hurdle)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BM Russel" w:id="4" w:date="2026-09-01T02:30:22Z"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start reviewing</w:t>
      </w:r>
    </w:p>
  </w:comment>
  <w:comment w:author="ABM Russel" w:id="20" w:date="2026-08-25T00:12:30Z"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de Bono's six thinking hats</w:t>
      </w:r>
    </w:p>
  </w:comment>
  <w:comment w:author="ABM Russel" w:id="18" w:date="2026-08-25T00:11:47Z"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include context</w:t>
      </w:r>
    </w:p>
  </w:comment>
  <w:comment w:author="ABM Russel" w:id="6" w:date="2026-09-01T00:18:14Z"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Orchestration -&gt; architecture, seq vs parallel: Voting/Weight/RangeFlags?</w:t>
      </w:r>
    </w:p>
  </w:comment>
  <w:comment w:author="ABM Russel" w:id="7" w:date="2026-09-01T00:20:19Z"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Bias issuing sequential orchestration!</w:t>
      </w:r>
    </w:p>
  </w:comment>
  <w:comment w:author="Ubaid Irfan" w:id="5" w:date="2026-09-01T00:20:29Z"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parallel: all agents receive same scenario independently; they don't see each other's answers before response</w:t>
      </w:r>
    </w:p>
  </w:comment>
  <w:comment w:author="ABM Russel" w:id="9" w:date="2026-09-01T00:22:27Z"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Transparency?</w:t>
      </w:r>
    </w:p>
  </w:comment>
  <w:comment w:author="ABM Russel" w:id="10" w:date="2026-09-01T00:25:36Z"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Autonomy</w:t>
      </w:r>
    </w:p>
  </w:comment>
  <w:comment w:author="ABM Russel" w:id="11" w:date="2026-09-01T00:23:46Z"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Semi-autonomous vs fully autonomous decision support AI Agent</w:t>
      </w:r>
    </w:p>
  </w:comment>
  <w:comment w:author="ABM Russel" w:id="0" w:date="2026-09-08T09:18:23Z"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formula to calculate final decision. Use weights..</w:t>
      </w:r>
    </w:p>
  </w:comment>
  <w:comment w:author="ABM Russel" w:id="1" w:date="2026-09-08T09:20:26Z"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 (given by human experts), relevance ....</w:t>
      </w:r>
    </w:p>
  </w:comment>
  <w:comment w:author="ABM Russel" w:id="2" w:date="2026-09-08T09:20:37Z"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a scoring mechanism</w:t>
      </w:r>
    </w:p>
  </w:comment>
  <w:comment w:author="ABM Russel" w:id="3" w:date="2026-09-01T02:30:07Z"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check invitation</w:t>
      </w:r>
    </w:p>
  </w:comment>
  <w:comment w:author="Ubaid Irfan" w:id="8" w:date="2026-09-01T00:24:50Z"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interesting interaction with over reliance: if user selects agent themselves, they may become more inclined to follow it as they selected it themself. also transparency about limitations/reliability might make user skeptical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Aryan Cyrus reacted with 😮 at 01/09/2026, 00:25 UTC</w:t>
      </w:r>
    </w:p>
  </w:comment>
  <w:comment w:author="ABM Russel" w:id="22" w:date="2026-08-25T00:14:48Z"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pilot or PoC system development (requirements and evaluation)</w:t>
      </w:r>
    </w:p>
  </w:comment>
  <w:comment w:author="ABM Russel" w:id="17" w:date="2026-08-25T00:26:36Z"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narrow down context.</w:t>
      </w:r>
    </w:p>
  </w:comment>
  <w:comment w:author="ABM Russel" w:id="12" w:date="2026-08-25T01:02:00Z"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Relevance?</w:t>
      </w:r>
    </w:p>
  </w:comment>
  <w:comment w:author="ABM Russel" w:id="13" w:date="2026-08-25T01:03:04Z"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</w:t>
      </w:r>
    </w:p>
  </w:comment>
  <w:comment w:author="ABM Russel" w:id="14" w:date="2026-08-25T01:03:54Z"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Consistency</w:t>
      </w:r>
    </w:p>
  </w:comment>
  <w:comment w:author="ABM Russel" w:id="15" w:date="2026-08-25T01:04:17Z"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bias?</w:t>
      </w:r>
    </w:p>
  </w:comment>
  <w:comment w:author="ABM Russel" w:id="16" w:date="2026-08-25T01:04:41Z"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Culturally sensitive</w:t>
      </w:r>
    </w:p>
  </w:comment>
  <w:comment w:author="ABM Russel" w:id="19" w:date="2026-08-25T00:13:34Z"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these into RQs backed by literature...</w:t>
      </w:r>
    </w:p>
  </w:comment>
  <w:comment w:author="ABM Russel" w:id="21" w:date="2026-08-25T00:13:03Z"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short list some roles.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uirf0001@student.monash.edu" TargetMode="External"/><Relationship Id="rId20" Type="http://schemas.openxmlformats.org/officeDocument/2006/relationships/hyperlink" Target="mailto:abm.russel@monash.edu" TargetMode="External"/><Relationship Id="rId42" Type="http://schemas.openxmlformats.org/officeDocument/2006/relationships/hyperlink" Target="https://www.debonogroup.com/services/core-programs/six-thinking-hats/" TargetMode="External"/><Relationship Id="rId41" Type="http://schemas.openxmlformats.org/officeDocument/2006/relationships/hyperlink" Target="https://www.cosmin.nl/tools/cosmin-taxonomy-measurement-properties/" TargetMode="External"/><Relationship Id="rId22" Type="http://schemas.openxmlformats.org/officeDocument/2006/relationships/hyperlink" Target="https://www.researchgate.net/publication/247502831_Foundations_for_an_Empirically_Determined_Scale_of_Trust_in_Automated_Systems" TargetMode="External"/><Relationship Id="rId44" Type="http://schemas.openxmlformats.org/officeDocument/2006/relationships/hyperlink" Target="mailto:abm.russel@monash.edu" TargetMode="External"/><Relationship Id="rId21" Type="http://schemas.openxmlformats.org/officeDocument/2006/relationships/hyperlink" Target="mailto:amaj0006@student.monash.edu" TargetMode="External"/><Relationship Id="rId43" Type="http://schemas.openxmlformats.org/officeDocument/2006/relationships/hyperlink" Target="https://www.google.com/calendar/event?eid=NnFxbGNoZWg1Z2k1c2E1cDljZ2w0a2hib2hfMjAyNjA4MThUMDAwMDAwWiBhYm0ucnVzc2VsQG1vbmFzaC5lZHU" TargetMode="External"/><Relationship Id="rId24" Type="http://schemas.openxmlformats.org/officeDocument/2006/relationships/hyperlink" Target="https://app.readable.com/text/" TargetMode="External"/><Relationship Id="rId46" Type="http://schemas.openxmlformats.org/officeDocument/2006/relationships/hyperlink" Target="mailto:uirf0001@student.monash.edu" TargetMode="External"/><Relationship Id="rId23" Type="http://schemas.openxmlformats.org/officeDocument/2006/relationships/image" Target="media/image4.png"/><Relationship Id="rId45" Type="http://schemas.openxmlformats.org/officeDocument/2006/relationships/hyperlink" Target="mailto:amaj0006@student.monash.edu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amaj0006@student.monash.edu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10.png"/><Relationship Id="rId28" Type="http://schemas.openxmlformats.org/officeDocument/2006/relationships/hyperlink" Target="https://ethicsapps.monash.edu/ActivityForm/Index" TargetMode="External"/><Relationship Id="rId27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google.com/calendar/event?eid=NnFxbGNoZWg1Z2k1c2E1cDljZ2w0a2hib2hfMjAyNjA5MDFUMDAwMDAwWiBhYm0ucnVzc2VsQG1vbmFzaC5lZHU" TargetMode="External"/><Relationship Id="rId7" Type="http://schemas.openxmlformats.org/officeDocument/2006/relationships/hyperlink" Target="https://www.google.com/calendar/event?eid=NnFxbGNoZWg1Z2k1c2E1cDljZ2w0a2hib2hfMjAyNjA5MTVUMDAwMDAwWiBhYm0ucnVzc2VsQG1vbmFzaC5lZHU" TargetMode="External"/><Relationship Id="rId8" Type="http://schemas.openxmlformats.org/officeDocument/2006/relationships/hyperlink" Target="mailto:abm.russel@monash.edu" TargetMode="External"/><Relationship Id="rId31" Type="http://schemas.openxmlformats.org/officeDocument/2006/relationships/hyperlink" Target="mailto:amaj0006@student.monash.edu" TargetMode="External"/><Relationship Id="rId30" Type="http://schemas.openxmlformats.org/officeDocument/2006/relationships/hyperlink" Target="mailto:abm.russel@monash.edu" TargetMode="External"/><Relationship Id="rId11" Type="http://schemas.openxmlformats.org/officeDocument/2006/relationships/hyperlink" Target="https://www.google.com/calendar/event?eid=NnFxbGNoZWg1Z2k1c2E1cDljZ2w0a2hib2hfMjAyNjA5MTVUMDAwMDAwWiBhYm0ucnVzc2VsQG1vbmFzaC5lZHU" TargetMode="External"/><Relationship Id="rId33" Type="http://schemas.openxmlformats.org/officeDocument/2006/relationships/hyperlink" Target="https://www.google.com/calendar/event?eid=Mm1uaWcyazdsYjZoa2ZjNmthOHR2MWlwcDRfMjAyNjA4MjVUMDIwMDAwWiBhYm0ucnVzc2VsQG1vbmFzaC5lZHU" TargetMode="External"/><Relationship Id="rId10" Type="http://schemas.openxmlformats.org/officeDocument/2006/relationships/hyperlink" Target="mailto:uirf0001@student.monash.edu" TargetMode="External"/><Relationship Id="rId32" Type="http://schemas.openxmlformats.org/officeDocument/2006/relationships/hyperlink" Target="mailto:uirf0001@student.monash.edu" TargetMode="External"/><Relationship Id="rId13" Type="http://schemas.openxmlformats.org/officeDocument/2006/relationships/hyperlink" Target="mailto:amaj0006@student.monash.edu" TargetMode="External"/><Relationship Id="rId35" Type="http://schemas.openxmlformats.org/officeDocument/2006/relationships/image" Target="media/image9.png"/><Relationship Id="rId12" Type="http://schemas.openxmlformats.org/officeDocument/2006/relationships/hyperlink" Target="mailto:abm.russel@monash.edu" TargetMode="External"/><Relationship Id="rId34" Type="http://schemas.openxmlformats.org/officeDocument/2006/relationships/hyperlink" Target="https://www.researchgate.net/publication/247502831_Foundations_for_an_Empirically_Determined_Scale_of_Trust_in_Automated_Systems" TargetMode="External"/><Relationship Id="rId15" Type="http://schemas.openxmlformats.org/officeDocument/2006/relationships/hyperlink" Target="https://www.google.com/calendar/event?eid=NnFxbGNoZWg1Z2k1c2E1cDljZ2w0a2hib2hfMjAyNjA5MTVUMDAwMDAwWiBhYm0ucnVzc2VsQG1vbmFzaC5lZHU" TargetMode="External"/><Relationship Id="rId37" Type="http://schemas.openxmlformats.org/officeDocument/2006/relationships/hyperlink" Target="https://www.google.com/calendar/event?eid=NnFxbGNoZWg1Z2k1c2E1cDljZ2w0a2hib2hfMjAyNjA4MThUMDAwMDAwWiBhYm0ucnVzc2VsQG1vbmFzaC5lZHU" TargetMode="External"/><Relationship Id="rId14" Type="http://schemas.openxmlformats.org/officeDocument/2006/relationships/hyperlink" Target="mailto:uirf0001@student.monash.edu" TargetMode="External"/><Relationship Id="rId36" Type="http://schemas.openxmlformats.org/officeDocument/2006/relationships/hyperlink" Target="https://ethicsapps.monash.edu/ActivityForm/Index" TargetMode="External"/><Relationship Id="rId17" Type="http://schemas.openxmlformats.org/officeDocument/2006/relationships/hyperlink" Target="mailto:amaj0006@student.monash.edu" TargetMode="External"/><Relationship Id="rId39" Type="http://schemas.openxmlformats.org/officeDocument/2006/relationships/hyperlink" Target="mailto:amaj0006@student.monash.edu" TargetMode="External"/><Relationship Id="rId16" Type="http://schemas.openxmlformats.org/officeDocument/2006/relationships/hyperlink" Target="mailto:abm.russel@monash.edu" TargetMode="External"/><Relationship Id="rId38" Type="http://schemas.openxmlformats.org/officeDocument/2006/relationships/hyperlink" Target="mailto:abm.russel@monash.edu" TargetMode="External"/><Relationship Id="rId19" Type="http://schemas.openxmlformats.org/officeDocument/2006/relationships/hyperlink" Target="https://www.google.com/calendar/event?eid=NnFxbGNoZWg1Z2k1c2E1cDljZ2w0a2hib2hfMjAyNjA5MDFUMDAwMDAwWiBhYm0ucnVzc2VsQG1vbmFzaC5lZHU" TargetMode="External"/><Relationship Id="rId18" Type="http://schemas.openxmlformats.org/officeDocument/2006/relationships/hyperlink" Target="mailto:uirf0001@student.monas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